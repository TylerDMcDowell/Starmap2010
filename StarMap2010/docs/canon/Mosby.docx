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53BD" w14:textId="32A55EC0" w:rsidR="00AF79DD" w:rsidRPr="00303D85" w:rsidRDefault="00AF79DD" w:rsidP="00A4490E">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Chapter 1</w:t>
      </w:r>
    </w:p>
    <w:p w14:paraId="5E4934F6" w14:textId="2D8F14AF"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early rain had burned off by mid-morning. Warm and humid, as expected for this world, the pier smelled of sea—salt and algae carried inland by a steady breeze moving over old concrete baked smooth by decades of sun.</w:t>
      </w:r>
    </w:p>
    <w:p w14:paraId="39819CDB"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 xml:space="preserve">Caleb Mosby sat in a beach chair beneath the shadow of Farther Star’s nose, the canvas stretched low enough to be comfortable and just inconvenient enough to discourage getting up. In one hand he held a fishing pole, the line trailing lazily into the water below. In the other was a bottle of beer that would not stay cold for long, condensation tracing slow paths down the glass. From a </w:t>
      </w:r>
      <w:proofErr w:type="spellStart"/>
      <w:r w:rsidRPr="00A4490E">
        <w:rPr>
          <w:rFonts w:eastAsia="Times New Roman" w:cstheme="minorHAnsi"/>
          <w:kern w:val="0"/>
          <w:sz w:val="24"/>
          <w:szCs w:val="24"/>
          <w14:ligatures w14:val="none"/>
        </w:rPr>
        <w:t>datapad</w:t>
      </w:r>
      <w:proofErr w:type="spellEnd"/>
      <w:r w:rsidRPr="00A4490E">
        <w:rPr>
          <w:rFonts w:eastAsia="Times New Roman" w:cstheme="minorHAnsi"/>
          <w:kern w:val="0"/>
          <w:sz w:val="24"/>
          <w:szCs w:val="24"/>
          <w14:ligatures w14:val="none"/>
        </w:rPr>
        <w:t xml:space="preserve"> tucked into the pocket of his sun-faded, brightly colored shirt, music drifted out in a tinny murmur.</w:t>
      </w:r>
    </w:p>
    <w:p w14:paraId="3C6B4F1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There were more bottles in the battered cooler beside him, nested in ice scavenged earlier from the Star’s galley.</w:t>
      </w:r>
    </w:p>
    <w:p w14:paraId="7BC5A414" w14:textId="6BC691E4"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Star was his ship. A relic from the last war—surplus, officially—but she was his. An assault shuttle once used to put men and steel into places the other side did not want them. Both the forward and aft loading ramps were down, clamshell doors open wide, letting the salt breeze roll through the cargo bay and out the far end, keeping the interior from turning into an oven beneath the tropical sun.</w:t>
      </w:r>
    </w:p>
    <w:p w14:paraId="68349018"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Brightwater was still being terraformed—nearly finished—but that had not stopped people from settling early. Shallow seas and chains of small islands drew them. Originally planned as a leisure world, it had become something else once the war shifted borders and priorities. The pier had once anchored a massive terraforming processor, long since stripped and hauled away.</w:t>
      </w:r>
    </w:p>
    <w:p w14:paraId="4388DA3C"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war had turned the world into a backwater. Few wanted to vacation so close to somewhere another conflict might ignite at any time. The people who came anyway called it home and, in time, developed their own unhurried way of living. They had taken Mosby in as one of their own, even if he never thought of it in quite those terms.</w:t>
      </w:r>
    </w:p>
    <w:p w14:paraId="742910C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song drifted to its end. A bright, professional voice followed.</w:t>
      </w:r>
    </w:p>
    <w:p w14:paraId="66749799"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 xml:space="preserve">“Time for news from around the galaxy. </w:t>
      </w:r>
      <w:proofErr w:type="spellStart"/>
      <w:r w:rsidRPr="00A4490E">
        <w:rPr>
          <w:rFonts w:eastAsia="Times New Roman" w:cstheme="minorHAnsi"/>
          <w:kern w:val="0"/>
          <w:sz w:val="24"/>
          <w:szCs w:val="24"/>
          <w14:ligatures w14:val="none"/>
        </w:rPr>
        <w:t>Kestralis</w:t>
      </w:r>
      <w:proofErr w:type="spellEnd"/>
      <w:r w:rsidRPr="00A4490E">
        <w:rPr>
          <w:rFonts w:eastAsia="Times New Roman" w:cstheme="minorHAnsi"/>
          <w:kern w:val="0"/>
          <w:sz w:val="24"/>
          <w:szCs w:val="24"/>
          <w14:ligatures w14:val="none"/>
        </w:rPr>
        <w:t xml:space="preserve"> officials remain baffled by the failure of the </w:t>
      </w:r>
      <w:proofErr w:type="spellStart"/>
      <w:r w:rsidRPr="00A4490E">
        <w:rPr>
          <w:rFonts w:eastAsia="Times New Roman" w:cstheme="minorHAnsi"/>
          <w:kern w:val="0"/>
          <w:sz w:val="24"/>
          <w:szCs w:val="24"/>
          <w14:ligatures w14:val="none"/>
        </w:rPr>
        <w:t>Veylara</w:t>
      </w:r>
      <w:proofErr w:type="spellEnd"/>
      <w:r w:rsidRPr="00A4490E">
        <w:rPr>
          <w:rFonts w:eastAsia="Times New Roman" w:cstheme="minorHAnsi"/>
          <w:kern w:val="0"/>
          <w:sz w:val="24"/>
          <w:szCs w:val="24"/>
          <w14:ligatures w14:val="none"/>
        </w:rPr>
        <w:t xml:space="preserve"> transit gate. </w:t>
      </w:r>
      <w:proofErr w:type="spellStart"/>
      <w:r w:rsidRPr="00A4490E">
        <w:rPr>
          <w:rFonts w:eastAsia="Times New Roman" w:cstheme="minorHAnsi"/>
          <w:kern w:val="0"/>
          <w:sz w:val="24"/>
          <w:szCs w:val="24"/>
          <w14:ligatures w14:val="none"/>
        </w:rPr>
        <w:t>Khar’Vess</w:t>
      </w:r>
      <w:proofErr w:type="spellEnd"/>
      <w:r w:rsidRPr="00A4490E">
        <w:rPr>
          <w:rFonts w:eastAsia="Times New Roman" w:cstheme="minorHAnsi"/>
          <w:kern w:val="0"/>
          <w:sz w:val="24"/>
          <w:szCs w:val="24"/>
          <w14:ligatures w14:val="none"/>
        </w:rPr>
        <w:t xml:space="preserve"> Dominion interference has been ruled out. Council Transit Authority investigators report no evidence yet of mechanical fault. Solarian and </w:t>
      </w:r>
      <w:proofErr w:type="spellStart"/>
      <w:r w:rsidRPr="00A4490E">
        <w:rPr>
          <w:rFonts w:eastAsia="Times New Roman" w:cstheme="minorHAnsi"/>
          <w:kern w:val="0"/>
          <w:sz w:val="24"/>
          <w:szCs w:val="24"/>
          <w14:ligatures w14:val="none"/>
        </w:rPr>
        <w:t>Astraeum</w:t>
      </w:r>
      <w:proofErr w:type="spellEnd"/>
      <w:r w:rsidRPr="00A4490E">
        <w:rPr>
          <w:rFonts w:eastAsia="Times New Roman" w:cstheme="minorHAnsi"/>
          <w:kern w:val="0"/>
          <w:sz w:val="24"/>
          <w:szCs w:val="24"/>
          <w14:ligatures w14:val="none"/>
        </w:rPr>
        <w:t xml:space="preserve"> negotiators have reached an impasse over the disputed system from the last war. Minister—”</w:t>
      </w:r>
    </w:p>
    <w:p w14:paraId="21E8C08B"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reached up and tapped the pad.</w:t>
      </w:r>
    </w:p>
    <w:p w14:paraId="792F66E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quiet returned with the sound of water against pilings and distant seabirds. He rubbed the scar over his left eye with one finger, slow and absentminded, and let out a breath that might have been a sigh.</w:t>
      </w:r>
    </w:p>
    <w:p w14:paraId="2A8C17B8"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lastRenderedPageBreak/>
        <w:t>He leaned over, pushed his hand into the cooler’s meltwater, and fished out another bottle. Droplets ran down his wrist as he turned it in his hand, thumb worrying the label until it peeled away in damp strips.</w:t>
      </w:r>
    </w:p>
    <w:p w14:paraId="5B76B94C"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slap of wood against metal broke the quiet, followed by the hollow clink of a paint can.</w:t>
      </w:r>
    </w:p>
    <w:p w14:paraId="74AF6F1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did not need to look.</w:t>
      </w:r>
    </w:p>
    <w:p w14:paraId="09451D46"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But he did.</w:t>
      </w:r>
    </w:p>
    <w:p w14:paraId="3B80B32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Manny was at it again.</w:t>
      </w:r>
    </w:p>
    <w:p w14:paraId="53661697"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Every so often the old man appeared without warning and began painting the hull of the Star as if it were the most natural thing in the world. Bright, unapologetic colors had long since claimed the once-drab plating—saints with solemn eyes, icons Mosby half-recognized, symbols and fragments of scripture from faiths and stories he could not begin to name. Somewhere along the port side, grinning beneath a careful halo of gold paint, was a portrait Manny called The King.</w:t>
      </w:r>
    </w:p>
    <w:p w14:paraId="0E7D91E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Elvis, whoever that was.</w:t>
      </w:r>
    </w:p>
    <w:p w14:paraId="0251EAE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On cargo runs, reentry heat and hard vacuum blistered the paint and burned sections away. Manny never complained. He returned with fresh cans and added more—new faces, new symbols, new blessings layered over the old.</w:t>
      </w:r>
    </w:p>
    <w:p w14:paraId="1BACB5E6"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Early on, Mosby had tried to stop it.</w:t>
      </w:r>
    </w:p>
    <w:p w14:paraId="4BCAEB3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old man had been halfway through a saint’s face, brush poised delicately at the curve of an eyelid, when Mosby stepped toward the hull with practical objections ready—maintenance, resale value, not wanting his ship turned into a traveling shrine.</w:t>
      </w:r>
    </w:p>
    <w:p w14:paraId="42AE390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never spoke them.</w:t>
      </w:r>
    </w:p>
    <w:p w14:paraId="30CDB2A8"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 xml:space="preserve">A local boy—no more than eight or nine, skinny and </w:t>
      </w:r>
      <w:proofErr w:type="spellStart"/>
      <w:r w:rsidRPr="00A4490E">
        <w:rPr>
          <w:rFonts w:eastAsia="Times New Roman" w:cstheme="minorHAnsi"/>
          <w:kern w:val="0"/>
          <w:sz w:val="24"/>
          <w:szCs w:val="24"/>
          <w14:ligatures w14:val="none"/>
        </w:rPr>
        <w:t>sun-baked</w:t>
      </w:r>
      <w:proofErr w:type="spellEnd"/>
      <w:r w:rsidRPr="00A4490E">
        <w:rPr>
          <w:rFonts w:eastAsia="Times New Roman" w:cstheme="minorHAnsi"/>
          <w:kern w:val="0"/>
          <w:sz w:val="24"/>
          <w:szCs w:val="24"/>
          <w14:ligatures w14:val="none"/>
        </w:rPr>
        <w:t>—darted in front of him and grabbed his wrist with both hands.</w:t>
      </w:r>
    </w:p>
    <w:p w14:paraId="5E4BA1F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 xml:space="preserve">“No, Mister Mosby,” the boy said, eyes wide and solemn. “Bad </w:t>
      </w:r>
      <w:proofErr w:type="spellStart"/>
      <w:r w:rsidRPr="00A4490E">
        <w:rPr>
          <w:rFonts w:eastAsia="Times New Roman" w:cstheme="minorHAnsi"/>
          <w:kern w:val="0"/>
          <w:sz w:val="24"/>
          <w:szCs w:val="24"/>
          <w14:ligatures w14:val="none"/>
        </w:rPr>
        <w:t>juma</w:t>
      </w:r>
      <w:proofErr w:type="spellEnd"/>
      <w:r w:rsidRPr="00A4490E">
        <w:rPr>
          <w:rFonts w:eastAsia="Times New Roman" w:cstheme="minorHAnsi"/>
          <w:kern w:val="0"/>
          <w:sz w:val="24"/>
          <w:szCs w:val="24"/>
          <w14:ligatures w14:val="none"/>
        </w:rPr>
        <w:t xml:space="preserve"> if you don’t let him. Ship need blessing. You don’t stop.”</w:t>
      </w:r>
    </w:p>
    <w:p w14:paraId="1691266C"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Before Mosby could answer, the boy crossed himself with exaggerated care and ran back toward town without looking back, as if the matter had already been decided by higher authority.</w:t>
      </w:r>
    </w:p>
    <w:p w14:paraId="597BBEB8"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lastRenderedPageBreak/>
        <w:t>Mosby had stood there a moment, caught between irritation and confusion. By the time he looked up again, Manny had not paused once. The old man continued painting—unbothered, precise—as if boys issuing spiritual ultimatums were simply part of the working day.</w:t>
      </w:r>
    </w:p>
    <w:p w14:paraId="7B508F9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let him finish.</w:t>
      </w:r>
    </w:p>
    <w:p w14:paraId="5CA2035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Manny himself was thin and wiry, like most who were born here or had lived long enough to belong. He perched near the top rung of a ladder leaned against the hull, paint pails hanging from bent-wire hooks, brush moving as though it knew the path without instruction. The ladder swayed gently, threatening to tip with every shift of weight, yet never quite doing so.</w:t>
      </w:r>
    </w:p>
    <w:p w14:paraId="4E667512"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“What are you painting this time?” Mosby called, lifting a hand to shade his eyes.</w:t>
      </w:r>
    </w:p>
    <w:p w14:paraId="4BA61F49"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“Eyes,” Manny replied without looking down. “Ship needs eyes. Needs to see, bring you back safe.”</w:t>
      </w:r>
    </w:p>
    <w:p w14:paraId="3F0B150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leaned back.</w:t>
      </w:r>
    </w:p>
    <w:p w14:paraId="273186E8" w14:textId="621D2183"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Nearly every vehicle on the islands wore color like armor. Traffic through town was an endless parade of painted machines—bright panels, hand-drawn symbols, names in curling scripts. Smaller bikes, with no room for paint, wore tassels and streamers instead, ribbons snapping in the wind like festival banners that had forgotten the festival.</w:t>
      </w:r>
    </w:p>
    <w:p w14:paraId="321126F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ship,” Manny had said once, tapping the hull with a paint-spattered knuckle, “she has a home now. And we want her know she belongs.”</w:t>
      </w:r>
    </w:p>
    <w:p w14:paraId="57105314"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“Most of that’ll burn off next reentry,” Mosby called up now.</w:t>
      </w:r>
    </w:p>
    <w:p w14:paraId="28500A72"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Manny smiled at the hull rather than at Mosby. “Ship take care of town, take care of people. I take care of ship. She good ship. I don’t mind.”</w:t>
      </w:r>
    </w:p>
    <w:p w14:paraId="21AD8BA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A bottle later, Manny had changed sides and was nearly finished. The hull looked louder now—the new eyes bright and watchful, lines sharpened, final strokes added where Manny felt they were needed.</w:t>
      </w:r>
    </w:p>
    <w:p w14:paraId="19D2A5FD"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Then the sound reached them.</w:t>
      </w:r>
    </w:p>
    <w:p w14:paraId="4136901C"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Engines. Low and deliberate. Tires grinding gravel down the road toward the pier.</w:t>
      </w:r>
    </w:p>
    <w:p w14:paraId="65435AA9"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noticed immediately.</w:t>
      </w:r>
    </w:p>
    <w:p w14:paraId="63F9F316"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Most people walked the beach instead—shorter, easier, cooler under bare feet. Vehicles meant purpose.</w:t>
      </w:r>
    </w:p>
    <w:p w14:paraId="06EF903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lastRenderedPageBreak/>
        <w:t>These meant outsiders.</w:t>
      </w:r>
    </w:p>
    <w:p w14:paraId="2F7BBC0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Manny did not look up. He finished the line he was painting, leaned back slightly to study it.</w:t>
      </w:r>
    </w:p>
    <w:p w14:paraId="38E87D82"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“People come see you,” he said in the local pidgin, voice casual. “They arrive spaceport yesterday. Stay government house last night.”</w:t>
      </w:r>
    </w:p>
    <w:p w14:paraId="4A23A377"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frowned and took another drink. His fingers drifted to the scar over his eye.</w:t>
      </w:r>
    </w:p>
    <w:p w14:paraId="5442F1C2"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“What do they want with me?”</w:t>
      </w:r>
    </w:p>
    <w:p w14:paraId="27417E0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Manny climbed down the ladder, knees giving a quiet pop as he descended. He sealed the paint cans, wiped his hands on a rag long past redemption, and settled a battered hat onto his greying head.</w:t>
      </w:r>
    </w:p>
    <w:p w14:paraId="168D01F4"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“Not for me say.”</w:t>
      </w:r>
    </w:p>
    <w:p w14:paraId="3A90A99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looked at Mosby then—just once—and something in his eyes was different.</w:t>
      </w:r>
    </w:p>
    <w:p w14:paraId="5AC69EF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Concern.</w:t>
      </w:r>
    </w:p>
    <w:p w14:paraId="10CCF114"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slung the cans into a netted carrier and started up the beach toward his house, bare feet leaving dark prints in damp sand.</w:t>
      </w:r>
    </w:p>
    <w:p w14:paraId="2149381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watched him go.</w:t>
      </w:r>
    </w:p>
    <w:p w14:paraId="10F9FAE4"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had no doubt Manny knew exactly who they were and why they had come.</w:t>
      </w:r>
    </w:p>
    <w:p w14:paraId="611AAE34"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vehicles rolled to a stop where the road ended and gravel gave way to sand. Engines idled, then died.</w:t>
      </w:r>
    </w:p>
    <w:p w14:paraId="5799F5A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Six people stepped out.</w:t>
      </w:r>
    </w:p>
    <w:p w14:paraId="4870FB2D"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Two were local police—uniforms faded by sun and salt, posture relaxed but alert. Two more wore neutrality like armor: deliberate movements, eyes always working, hands resting near hips that concealed weapons.</w:t>
      </w:r>
    </w:p>
    <w:p w14:paraId="3160D77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next to step out was a woman.</w:t>
      </w:r>
    </w:p>
    <w:p w14:paraId="6B36120B"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Her dark hair was pulled back with precise care. Clothing matched the security detail in tone but not in purpose—tailored rather than practical. She paused, letting her eyes adjust to the light off the water.</w:t>
      </w:r>
    </w:p>
    <w:p w14:paraId="145F23D7"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But it was the last man who held Mosby’s attention.</w:t>
      </w:r>
    </w:p>
    <w:p w14:paraId="20EE9BB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lastRenderedPageBreak/>
        <w:t>Lieutenant Colonel Alastair Korrin.</w:t>
      </w:r>
    </w:p>
    <w:p w14:paraId="7CD78BB2"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No uniform. No insignia. Yet authority clung to him like humidity.</w:t>
      </w:r>
    </w:p>
    <w:p w14:paraId="741726EB"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His gaze swept the scene: Mosby in the chair, the beer bottle, the fishing pole. Then it reached the ship.</w:t>
      </w:r>
    </w:p>
    <w:p w14:paraId="373CFDEE"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It stopped.</w:t>
      </w:r>
    </w:p>
    <w:p w14:paraId="39E67757"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A brief, unguarded grimace crossed his face.</w:t>
      </w:r>
    </w:p>
    <w:p w14:paraId="597D235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took a folder from one of the security men and walked toward the pier with clipped, purposeful strides. The woman followed.</w:t>
      </w:r>
    </w:p>
    <w:p w14:paraId="30C0A4AE"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noticed she did not react to the ship’s appearance. Her eyes moved differently—cataloging hull, ramps, breeze, shoreline—as if mapping the place in a single pass.</w:t>
      </w:r>
    </w:p>
    <w:p w14:paraId="697A8146"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She looked human.</w:t>
      </w:r>
    </w:p>
    <w:p w14:paraId="1BBE4102"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Something about her did not quite settle.</w:t>
      </w:r>
    </w:p>
    <w:p w14:paraId="6CD0B6C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They stopped a few meters away.</w:t>
      </w:r>
    </w:p>
    <w:p w14:paraId="1DFFD977"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“Captain Caleb Mosby,” Korrin said, voice flat.</w:t>
      </w:r>
    </w:p>
    <w:p w14:paraId="7B466B7D"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did not stand.</w:t>
      </w:r>
    </w:p>
    <w:p w14:paraId="5796A2A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“Lieutenant Colonel Alastair Korrin,” he replied just as flat. “Last I heard, you were denied promotion.”</w:t>
      </w:r>
    </w:p>
    <w:p w14:paraId="48E9DD0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Korrin’s jaw tightened. “We are both no longer in the Marines. I have a new position—Sector Subdirector, Solarian Intelligence. I have an assignment for you.”</w:t>
      </w:r>
    </w:p>
    <w:p w14:paraId="4ED0DD2F"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“No.”</w:t>
      </w:r>
    </w:p>
    <w:p w14:paraId="3DC2422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did not raise his voice.</w:t>
      </w:r>
    </w:p>
    <w:p w14:paraId="607058C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“I’m not in your unit. I’m not part of your intelligence. You don’t get to order me.”</w:t>
      </w:r>
    </w:p>
    <w:p w14:paraId="510A0A14"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Korrin’s eyes flicked briefly to the Star, then back.</w:t>
      </w:r>
    </w:p>
    <w:p w14:paraId="093187EC"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“You misunderstand,” he said. “This is not a request.”</w:t>
      </w:r>
    </w:p>
    <w:p w14:paraId="4C38165E"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“I’m out,” Mosby said. “That’s what discharged means.”</w:t>
      </w:r>
    </w:p>
    <w:p w14:paraId="1EBEDF6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lastRenderedPageBreak/>
        <w:t>Color crept up Korrin’s neck.</w:t>
      </w:r>
    </w:p>
    <w:p w14:paraId="1B8C4DCE"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Before he could respond, the woman stepped smoothly into the space between them, altering the shape of the moment without challenging either man directly.</w:t>
      </w:r>
    </w:p>
    <w:p w14:paraId="709188D6"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“We’re not asking you to enlist,” she said calmly. “We need you to fly.”</w:t>
      </w:r>
    </w:p>
    <w:p w14:paraId="71D66B70" w14:textId="129B84F2"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said. “It’s never that simple. Why me?”</w:t>
      </w:r>
    </w:p>
    <w:p w14:paraId="49E49981" w14:textId="29D064FC"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“We need someone who can go where others cannot,” Korrin said. “Someone whose loss would not require explanation. And a ship the registry has chosen not to examine too closely.”</w:t>
      </w:r>
    </w:p>
    <w:p w14:paraId="61E1C067"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Mosby’s gaze shifted—just slightly.</w:t>
      </w:r>
    </w:p>
    <w:p w14:paraId="2C9F27C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woman continued, measured.</w:t>
      </w:r>
    </w:p>
    <w:p w14:paraId="70C4E60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“You have clearance histories that still resolve in the gate system. You have experience operating without oversight. Without reinforcement.”</w:t>
      </w:r>
    </w:p>
    <w:p w14:paraId="4CB8E532"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“Without rescue,” Korrin added.</w:t>
      </w:r>
    </w:p>
    <w:p w14:paraId="6C3D7C6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“And,” she said, “you are positioned where we require you.”</w:t>
      </w:r>
    </w:p>
    <w:p w14:paraId="0DDAD2C4"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Korrin folded his arms. “Don’t flatter him.”</w:t>
      </w:r>
    </w:p>
    <w:p w14:paraId="1ED45E2E"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“I’m not.”</w:t>
      </w:r>
    </w:p>
    <w:p w14:paraId="542DCE4C"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She stepped closer.</w:t>
      </w:r>
    </w:p>
    <w:p w14:paraId="7C500D4D"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“We are not asking you to rejoin anything. No uniform. No command structure. No flag on your hull.”</w:t>
      </w:r>
    </w:p>
    <w:p w14:paraId="261B3F0E" w14:textId="257C97B2" w:rsidR="00A4490E" w:rsidRPr="00A4490E" w:rsidRDefault="002A2BF0" w:rsidP="00A4490E">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now”,</w:t>
      </w:r>
      <w:r w:rsidR="00A4490E" w:rsidRPr="00A4490E">
        <w:rPr>
          <w:rFonts w:eastAsia="Times New Roman" w:cstheme="minorHAnsi"/>
          <w:kern w:val="0"/>
          <w:sz w:val="24"/>
          <w:szCs w:val="24"/>
          <w14:ligatures w14:val="none"/>
        </w:rPr>
        <w:t xml:space="preserve"> Korrin said.</w:t>
      </w:r>
    </w:p>
    <w:p w14:paraId="7E4ECE2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She did not contradict him.</w:t>
      </w:r>
    </w:p>
    <w:p w14:paraId="3046C438"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“We are asking you to take the Farther Star somewhere we cannot officially go, and return with what is found.”</w:t>
      </w:r>
    </w:p>
    <w:p w14:paraId="25E2787B"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“And if I decline?”</w:t>
      </w:r>
    </w:p>
    <w:p w14:paraId="7C34BBE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“You won’t,” Korrin said. His voice remained even. “Recall orders can still be written. They are inconvenient. They remain valid.”</w:t>
      </w:r>
    </w:p>
    <w:p w14:paraId="0E18A598"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studied him. “You would have to justify that.”</w:t>
      </w:r>
    </w:p>
    <w:p w14:paraId="62957FA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lastRenderedPageBreak/>
        <w:t>“I would,” Korrin said. “Just as I would justify reopening the decommission review of a Black Iron shuttle released to civilian registry with a classified telemetry suite intact.”</w:t>
      </w:r>
    </w:p>
    <w:p w14:paraId="1C4DFAF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wind moved along the pier and rattled a loose sheet of tin somewhere inland. No one else spoke.</w:t>
      </w:r>
    </w:p>
    <w:p w14:paraId="76A08C8C"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Mosby’s eyes flicked once toward the ship and back.</w:t>
      </w:r>
    </w:p>
    <w:p w14:paraId="083CBC04"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“Demobilization was chaos,” he said. “Half the fleet was processed in a month. Not every line item survived scrutiny.”</w:t>
      </w:r>
    </w:p>
    <w:p w14:paraId="1D05A15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“Some line items were never meant to,” Korrin replied. “The stealth modulation grid alone would invite questions. And once auditors begin looking, they rarely stop at one system.” He paused. “Auditors have grown curious about that demobilization. I could help them focus.”</w:t>
      </w:r>
    </w:p>
    <w:p w14:paraId="7C0AA5A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did not look at the ship again.</w:t>
      </w:r>
    </w:p>
    <w:p w14:paraId="3F81A97F"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“You try to unwind it now,” he said evenly, “and half your paperwork eats the other half. The rest discovers how many officers signed off without reading what they signed.”</w:t>
      </w:r>
    </w:p>
    <w:p w14:paraId="6C503F08"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Korrin held his gaze a moment longer than courtesy required.</w:t>
      </w:r>
    </w:p>
    <w:p w14:paraId="5D8F043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“You always believed you understood the system better than the people running it.”</w:t>
      </w:r>
    </w:p>
    <w:p w14:paraId="52A100C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 did,” Mosby said. “At least once.”</w:t>
      </w:r>
    </w:p>
    <w:p w14:paraId="05A6B8FE"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woman stepped forward again, smoothing the edge of the moment before it could harden.</w:t>
      </w:r>
    </w:p>
    <w:p w14:paraId="6813A9AF"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“If you decline, you remain free,” she said. “There will be no arrest. No public inquiry. It will simply require more effort to remain independent. Licenses renew more slowly. Fuel contracts become complicated. Gate clearances stop resolving cleanly.”</w:t>
      </w:r>
    </w:p>
    <w:p w14:paraId="55618E5E"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A faint pause.</w:t>
      </w:r>
    </w:p>
    <w:p w14:paraId="1A9F864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“If you agree, nothing changes.”</w:t>
      </w:r>
    </w:p>
    <w:p w14:paraId="74EF8C1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allowed himself the smallest hint of a smile.</w:t>
      </w:r>
    </w:p>
    <w:p w14:paraId="24DD311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“That,” he said, “is what you call not ordering me around.”</w:t>
      </w:r>
    </w:p>
    <w:p w14:paraId="54B0C26D"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“It’s what I call describing the world you’re already in.”</w:t>
      </w:r>
    </w:p>
    <w:p w14:paraId="1C1FBA99"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studied her more carefully now.</w:t>
      </w:r>
    </w:p>
    <w:p w14:paraId="084641BF"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“You are worse than that bastard.”</w:t>
      </w:r>
    </w:p>
    <w:p w14:paraId="0A54FEC7"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lastRenderedPageBreak/>
        <w:t>A faint twitch at the corner of her mouth.</w:t>
      </w:r>
    </w:p>
    <w:p w14:paraId="79BEC938"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“May I have a moment alone with Mr. Mosby?” she asked.</w:t>
      </w:r>
    </w:p>
    <w:p w14:paraId="273A5AA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Korrin hesitated, then handed her the folder and withdrew several paces, far enough to suggest privacy without actually granting it.</w:t>
      </w:r>
    </w:p>
    <w:p w14:paraId="04B3EB4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When they were alone, Mosby finally took in the details.</w:t>
      </w:r>
    </w:p>
    <w:p w14:paraId="0555778F"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She was tall, balanced, arranged for efficiency rather than display. The humidity did not seem to touch her. No jewelry. No visible tech. Nothing unnecessary.</w:t>
      </w:r>
    </w:p>
    <w:p w14:paraId="3AD852FC"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Her eyes were steady.</w:t>
      </w:r>
    </w:p>
    <w:p w14:paraId="17F4639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Not curiosity.</w:t>
      </w:r>
    </w:p>
    <w:p w14:paraId="159C793C"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Assessment.</w:t>
      </w:r>
    </w:p>
    <w:p w14:paraId="2EE3B82F"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“But he’s not wrong about one thing,” she said. “This situation exists whether you participate or not. We need a man of your talents.”</w:t>
      </w:r>
    </w:p>
    <w:p w14:paraId="711D9E3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“Who are you?”</w:t>
      </w:r>
    </w:p>
    <w:p w14:paraId="184AA3B5"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She slid a single sheet from the folder and set it between them.</w:t>
      </w:r>
    </w:p>
    <w:p w14:paraId="02770B6F"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 xml:space="preserve">“My name is Sael, </w:t>
      </w:r>
      <w:proofErr w:type="spellStart"/>
      <w:r w:rsidRPr="00A4490E">
        <w:rPr>
          <w:rFonts w:eastAsia="Times New Roman" w:cstheme="minorHAnsi"/>
          <w:kern w:val="0"/>
          <w:sz w:val="24"/>
          <w:szCs w:val="24"/>
          <w14:ligatures w14:val="none"/>
        </w:rPr>
        <w:t>Thalean</w:t>
      </w:r>
      <w:proofErr w:type="spellEnd"/>
      <w:r w:rsidRPr="00A4490E">
        <w:rPr>
          <w:rFonts w:eastAsia="Times New Roman" w:cstheme="minorHAnsi"/>
          <w:kern w:val="0"/>
          <w:sz w:val="24"/>
          <w:szCs w:val="24"/>
          <w14:ligatures w14:val="none"/>
        </w:rPr>
        <w:t xml:space="preserve"> Ministry of Security,” she said. “And I’ll be going with you.”</w:t>
      </w:r>
    </w:p>
    <w:p w14:paraId="2BFE490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“That wasn’t the question.”</w:t>
      </w:r>
    </w:p>
    <w:p w14:paraId="5544C273"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“It’s the part that matters.”</w:t>
      </w:r>
    </w:p>
    <w:p w14:paraId="49E4A10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“You don’t look like cargo.”</w:t>
      </w:r>
    </w:p>
    <w:p w14:paraId="6301541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“I’m not. I’m there to make sure this does not become something it shouldn’t.”</w:t>
      </w:r>
    </w:p>
    <w:p w14:paraId="4502EC9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stood and reached for the folder.</w:t>
      </w:r>
    </w:p>
    <w:p w14:paraId="1C3A28BB"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She did not hand it to him immediately.</w:t>
      </w:r>
    </w:p>
    <w:p w14:paraId="7E394E4B"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She watched him—measuring something unrelated to paper.</w:t>
      </w:r>
    </w:p>
    <w:p w14:paraId="777D9492"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Then she closed the folder.</w:t>
      </w:r>
    </w:p>
    <w:p w14:paraId="27B992A9" w14:textId="46626120"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t>
      </w:r>
      <w:r w:rsidRPr="00303D85">
        <w:rPr>
          <w:rFonts w:eastAsia="Times New Roman" w:cstheme="minorHAnsi"/>
          <w:kern w:val="0"/>
          <w:sz w:val="24"/>
          <w:szCs w:val="24"/>
          <w14:ligatures w14:val="none"/>
        </w:rPr>
        <w:t>You should know enough to make an informed decision.</w:t>
      </w:r>
      <w:r w:rsidRPr="00303D85">
        <w:rPr>
          <w:rFonts w:eastAsia="Times New Roman" w:cstheme="minorHAnsi"/>
          <w:kern w:val="0"/>
          <w:sz w:val="24"/>
          <w:szCs w:val="24"/>
          <w14:ligatures w14:val="none"/>
        </w:rPr>
        <w:t>”</w:t>
      </w:r>
    </w:p>
    <w:p w14:paraId="153C2D59"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lastRenderedPageBreak/>
        <w:t>She handed it to him.</w:t>
      </w:r>
    </w:p>
    <w:p w14:paraId="40A45B8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“I’ll be back this evening. After you’ve looked things over.”</w:t>
      </w:r>
    </w:p>
    <w:p w14:paraId="7C589D6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She turned and walked back toward the vehicles. Engines started. Gravel crunched. They disappeared beyond the rise.</w:t>
      </w:r>
    </w:p>
    <w:p w14:paraId="6E9BD50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Mosby stood with the folder in his hand, the Star breathing behind him, paint drying in the sun.</w:t>
      </w:r>
    </w:p>
    <w:p w14:paraId="6B477DF9"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 tide shifted against the pilings. Somewhere inland, a generator coughed to life.</w:t>
      </w:r>
    </w:p>
    <w:p w14:paraId="30B8A7F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did not open the folder.</w:t>
      </w:r>
    </w:p>
    <w:p w14:paraId="3710F8A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Later, Manny returned.</w:t>
      </w:r>
    </w:p>
    <w:p w14:paraId="2120593E"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climbed the ladder and rested his hand near one of the newly painted eyes. The paint was still tacky. His lips moved—words too soft to hear.</w:t>
      </w:r>
    </w:p>
    <w:p w14:paraId="710C5DF0"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drew his hand back.</w:t>
      </w:r>
    </w:p>
    <w:p w14:paraId="027CA5CB"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“They coming back,” Manny said.</w:t>
      </w:r>
    </w:p>
    <w:p w14:paraId="02F11BEA"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“Yes.”</w:t>
      </w:r>
    </w:p>
    <w:p w14:paraId="76C89834"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“You going with them?”</w:t>
      </w:r>
    </w:p>
    <w:p w14:paraId="40A473C6" w14:textId="77777777" w:rsidR="00105B1B" w:rsidRPr="00303D85" w:rsidRDefault="00105B1B" w:rsidP="00A4490E">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watched the water a long moment.</w:t>
      </w:r>
      <w:r w:rsidRPr="00303D85">
        <w:rPr>
          <w:rFonts w:eastAsia="Times New Roman" w:cstheme="minorHAnsi"/>
          <w:kern w:val="0"/>
          <w:sz w:val="24"/>
          <w:szCs w:val="24"/>
          <w14:ligatures w14:val="none"/>
        </w:rPr>
        <w:br/>
        <w:t>“They’ve boxed me in good.”</w:t>
      </w:r>
    </w:p>
    <w:p w14:paraId="4A7D3EC9" w14:textId="0A42D2FA"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Manny nodded once.</w:t>
      </w:r>
    </w:p>
    <w:p w14:paraId="41DE8561"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“She got eyes now. That helps.”</w:t>
      </w:r>
    </w:p>
    <w:p w14:paraId="10AFA458" w14:textId="77777777" w:rsidR="00A4490E" w:rsidRPr="00A4490E" w:rsidRDefault="00A4490E" w:rsidP="00A4490E">
      <w:pPr>
        <w:spacing w:before="100" w:beforeAutospacing="1" w:after="100" w:afterAutospacing="1" w:line="240" w:lineRule="auto"/>
        <w:rPr>
          <w:rFonts w:eastAsia="Times New Roman" w:cstheme="minorHAnsi"/>
          <w:kern w:val="0"/>
          <w:sz w:val="24"/>
          <w:szCs w:val="24"/>
          <w14:ligatures w14:val="none"/>
        </w:rPr>
      </w:pPr>
      <w:r w:rsidRPr="00A4490E">
        <w:rPr>
          <w:rFonts w:eastAsia="Times New Roman" w:cstheme="minorHAnsi"/>
          <w:kern w:val="0"/>
          <w:sz w:val="24"/>
          <w:szCs w:val="24"/>
          <w14:ligatures w14:val="none"/>
        </w:rPr>
        <w:t>He gathered his things and walked back toward town.</w:t>
      </w:r>
    </w:p>
    <w:p w14:paraId="215C8E05" w14:textId="77777777" w:rsidR="00105B1B" w:rsidRPr="00105B1B" w:rsidRDefault="00105B1B" w:rsidP="00105B1B">
      <w:pPr>
        <w:spacing w:before="100" w:beforeAutospacing="1" w:after="100" w:afterAutospacing="1" w:line="240" w:lineRule="auto"/>
        <w:rPr>
          <w:rFonts w:eastAsia="Times New Roman" w:cstheme="minorHAnsi"/>
          <w:kern w:val="0"/>
          <w:sz w:val="24"/>
          <w:szCs w:val="24"/>
          <w14:ligatures w14:val="none"/>
        </w:rPr>
      </w:pPr>
      <w:r w:rsidRPr="00105B1B">
        <w:rPr>
          <w:rFonts w:eastAsia="Times New Roman" w:cstheme="minorHAnsi"/>
          <w:kern w:val="0"/>
          <w:sz w:val="24"/>
          <w:szCs w:val="24"/>
          <w14:ligatures w14:val="none"/>
        </w:rPr>
        <w:t>Mosby remained seated beneath the nose of the Star.</w:t>
      </w:r>
      <w:r w:rsidRPr="00105B1B">
        <w:rPr>
          <w:rFonts w:eastAsia="Times New Roman" w:cstheme="minorHAnsi"/>
          <w:kern w:val="0"/>
          <w:sz w:val="24"/>
          <w:szCs w:val="24"/>
          <w14:ligatures w14:val="none"/>
        </w:rPr>
        <w:br/>
        <w:t>The folder rested unopened on his knee.</w:t>
      </w:r>
    </w:p>
    <w:p w14:paraId="76C126BC" w14:textId="77777777" w:rsidR="00105B1B" w:rsidRPr="00105B1B" w:rsidRDefault="00105B1B" w:rsidP="00105B1B">
      <w:pPr>
        <w:spacing w:before="100" w:beforeAutospacing="1" w:after="100" w:afterAutospacing="1" w:line="240" w:lineRule="auto"/>
        <w:rPr>
          <w:rFonts w:eastAsia="Times New Roman" w:cstheme="minorHAnsi"/>
          <w:kern w:val="0"/>
          <w:sz w:val="24"/>
          <w:szCs w:val="24"/>
          <w14:ligatures w14:val="none"/>
        </w:rPr>
      </w:pPr>
      <w:r w:rsidRPr="00105B1B">
        <w:rPr>
          <w:rFonts w:eastAsia="Times New Roman" w:cstheme="minorHAnsi"/>
          <w:kern w:val="0"/>
          <w:sz w:val="24"/>
          <w:szCs w:val="24"/>
          <w14:ligatures w14:val="none"/>
        </w:rPr>
        <w:t>Above him, the newly painted eyes stared out over the water, bright and unblinking.</w:t>
      </w:r>
    </w:p>
    <w:p w14:paraId="50C86430" w14:textId="77777777" w:rsidR="00105B1B" w:rsidRPr="00303D85" w:rsidRDefault="00105B1B" w:rsidP="00105B1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took a slow drink and watched the water.</w:t>
      </w:r>
    </w:p>
    <w:p w14:paraId="343001B3" w14:textId="309EA262" w:rsidR="00105B1B" w:rsidRPr="00105B1B" w:rsidRDefault="00105B1B" w:rsidP="00105B1B">
      <w:pPr>
        <w:spacing w:before="100" w:beforeAutospacing="1" w:after="100" w:afterAutospacing="1" w:line="240" w:lineRule="auto"/>
        <w:rPr>
          <w:rFonts w:eastAsia="Times New Roman" w:cstheme="minorHAnsi"/>
          <w:kern w:val="0"/>
          <w:sz w:val="24"/>
          <w:szCs w:val="24"/>
          <w14:ligatures w14:val="none"/>
        </w:rPr>
      </w:pPr>
      <w:r w:rsidRPr="00105B1B">
        <w:rPr>
          <w:rFonts w:eastAsia="Times New Roman" w:cstheme="minorHAnsi"/>
          <w:kern w:val="0"/>
          <w:sz w:val="24"/>
          <w:szCs w:val="24"/>
          <w14:ligatures w14:val="none"/>
        </w:rPr>
        <w:t>He did not open the folder.</w:t>
      </w:r>
    </w:p>
    <w:p w14:paraId="30BDFBB5" w14:textId="77777777" w:rsidR="00105B1B" w:rsidRPr="00105B1B" w:rsidRDefault="00105B1B" w:rsidP="00105B1B">
      <w:pPr>
        <w:spacing w:before="100" w:beforeAutospacing="1" w:after="100" w:afterAutospacing="1" w:line="240" w:lineRule="auto"/>
        <w:rPr>
          <w:rFonts w:eastAsia="Times New Roman" w:cstheme="minorHAnsi"/>
          <w:kern w:val="0"/>
          <w:sz w:val="24"/>
          <w:szCs w:val="24"/>
          <w14:ligatures w14:val="none"/>
        </w:rPr>
      </w:pPr>
      <w:r w:rsidRPr="00105B1B">
        <w:rPr>
          <w:rFonts w:eastAsia="Times New Roman" w:cstheme="minorHAnsi"/>
          <w:kern w:val="0"/>
          <w:sz w:val="24"/>
          <w:szCs w:val="24"/>
          <w14:ligatures w14:val="none"/>
        </w:rPr>
        <w:t>Not yet.</w:t>
      </w:r>
    </w:p>
    <w:p w14:paraId="12746234" w14:textId="77777777" w:rsidR="00027572" w:rsidRPr="00303D85" w:rsidRDefault="00027572" w:rsidP="00BB1577">
      <w:pPr>
        <w:spacing w:before="100" w:beforeAutospacing="1" w:after="100" w:afterAutospacing="1" w:line="240" w:lineRule="auto"/>
        <w:rPr>
          <w:rFonts w:eastAsia="Times New Roman" w:cstheme="minorHAnsi"/>
          <w:kern w:val="0"/>
          <w:sz w:val="24"/>
          <w:szCs w:val="24"/>
          <w14:ligatures w14:val="none"/>
        </w:rPr>
      </w:pPr>
    </w:p>
    <w:p w14:paraId="033B087D" w14:textId="77777777" w:rsidR="00027572" w:rsidRPr="00303D85" w:rsidRDefault="00027572" w:rsidP="00BB1577">
      <w:pPr>
        <w:spacing w:before="100" w:beforeAutospacing="1" w:after="100" w:afterAutospacing="1" w:line="240" w:lineRule="auto"/>
        <w:rPr>
          <w:rFonts w:eastAsia="Times New Roman" w:cstheme="minorHAnsi"/>
          <w:kern w:val="0"/>
          <w:sz w:val="24"/>
          <w:szCs w:val="24"/>
          <w14:ligatures w14:val="none"/>
        </w:rPr>
      </w:pPr>
    </w:p>
    <w:p w14:paraId="374027DB" w14:textId="77777777" w:rsidR="00027572" w:rsidRPr="00303D85" w:rsidRDefault="00027572" w:rsidP="00BB1577">
      <w:pPr>
        <w:spacing w:before="100" w:beforeAutospacing="1" w:after="100" w:afterAutospacing="1" w:line="240" w:lineRule="auto"/>
        <w:rPr>
          <w:rFonts w:eastAsia="Times New Roman" w:cstheme="minorHAnsi"/>
          <w:kern w:val="0"/>
          <w:sz w:val="24"/>
          <w:szCs w:val="24"/>
          <w14:ligatures w14:val="none"/>
        </w:rPr>
      </w:pPr>
    </w:p>
    <w:p w14:paraId="15B22596" w14:textId="77777777" w:rsidR="00027572" w:rsidRPr="00303D85" w:rsidRDefault="00027572" w:rsidP="00BB1577">
      <w:pPr>
        <w:spacing w:before="100" w:beforeAutospacing="1" w:after="100" w:afterAutospacing="1" w:line="240" w:lineRule="auto"/>
        <w:rPr>
          <w:rFonts w:eastAsia="Times New Roman" w:cstheme="minorHAnsi"/>
          <w:kern w:val="0"/>
          <w:sz w:val="24"/>
          <w:szCs w:val="24"/>
          <w14:ligatures w14:val="none"/>
        </w:rPr>
      </w:pPr>
    </w:p>
    <w:p w14:paraId="7FE2FE32" w14:textId="77777777" w:rsidR="00835595" w:rsidRPr="00303D85" w:rsidRDefault="00835595">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712FB90C" w14:textId="3778059D" w:rsidR="001B2942" w:rsidRPr="001B2942" w:rsidRDefault="001B2942" w:rsidP="001B2942">
      <w:pPr>
        <w:spacing w:before="100" w:beforeAutospacing="1" w:after="100" w:afterAutospacing="1" w:line="240" w:lineRule="auto"/>
        <w:outlineLvl w:val="1"/>
        <w:rPr>
          <w:rFonts w:eastAsia="Times New Roman" w:cstheme="minorHAnsi"/>
          <w:kern w:val="0"/>
          <w:sz w:val="24"/>
          <w:szCs w:val="24"/>
          <w14:ligatures w14:val="none"/>
        </w:rPr>
      </w:pPr>
      <w:r w:rsidRPr="001B2942">
        <w:rPr>
          <w:rFonts w:eastAsia="Times New Roman" w:cstheme="minorHAnsi"/>
          <w:kern w:val="0"/>
          <w:sz w:val="24"/>
          <w:szCs w:val="24"/>
          <w14:ligatures w14:val="none"/>
        </w:rPr>
        <w:lastRenderedPageBreak/>
        <w:t xml:space="preserve">Chapter 2 </w:t>
      </w:r>
    </w:p>
    <w:p w14:paraId="4EDAE3BD"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As the afternoon wore on, Mosby read the dossier in the folder.</w:t>
      </w:r>
      <w:r w:rsidRPr="001B2942">
        <w:rPr>
          <w:rFonts w:eastAsia="Times New Roman" w:cstheme="minorHAnsi"/>
          <w:kern w:val="0"/>
          <w:sz w:val="24"/>
          <w:szCs w:val="24"/>
          <w14:ligatures w14:val="none"/>
        </w:rPr>
        <w:br/>
        <w:t>Then he read it again.</w:t>
      </w:r>
      <w:r w:rsidRPr="001B2942">
        <w:rPr>
          <w:rFonts w:eastAsia="Times New Roman" w:cstheme="minorHAnsi"/>
          <w:kern w:val="0"/>
          <w:sz w:val="24"/>
          <w:szCs w:val="24"/>
          <w14:ligatures w14:val="none"/>
        </w:rPr>
        <w:br/>
        <w:t>It was thin. Thin enough to be deliberate.</w:t>
      </w:r>
      <w:r w:rsidRPr="001B2942">
        <w:rPr>
          <w:rFonts w:eastAsia="Times New Roman" w:cstheme="minorHAnsi"/>
          <w:kern w:val="0"/>
          <w:sz w:val="24"/>
          <w:szCs w:val="24"/>
          <w14:ligatures w14:val="none"/>
        </w:rPr>
        <w:br/>
        <w:t>Fly to the Ael-Runn system.</w:t>
      </w:r>
      <w:r w:rsidRPr="001B2942">
        <w:rPr>
          <w:rFonts w:eastAsia="Times New Roman" w:cstheme="minorHAnsi"/>
          <w:kern w:val="0"/>
          <w:sz w:val="24"/>
          <w:szCs w:val="24"/>
          <w14:ligatures w14:val="none"/>
        </w:rPr>
        <w:br/>
        <w:t>Wait.</w:t>
      </w:r>
      <w:r w:rsidRPr="001B2942">
        <w:rPr>
          <w:rFonts w:eastAsia="Times New Roman" w:cstheme="minorHAnsi"/>
          <w:kern w:val="0"/>
          <w:sz w:val="24"/>
          <w:szCs w:val="24"/>
          <w14:ligatures w14:val="none"/>
        </w:rPr>
        <w:br/>
        <w:t>Then return.</w:t>
      </w:r>
      <w:r w:rsidRPr="001B2942">
        <w:rPr>
          <w:rFonts w:eastAsia="Times New Roman" w:cstheme="minorHAnsi"/>
          <w:kern w:val="0"/>
          <w:sz w:val="24"/>
          <w:szCs w:val="24"/>
          <w14:ligatures w14:val="none"/>
        </w:rPr>
        <w:br/>
        <w:t>No contingencies. No timelines beyond soon. No explanation of what they were supposed to be waiting for.</w:t>
      </w:r>
    </w:p>
    <w:p w14:paraId="3E5FB688"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 problem wasn’t the instructions.</w:t>
      </w:r>
      <w:r w:rsidRPr="001B2942">
        <w:rPr>
          <w:rFonts w:eastAsia="Times New Roman" w:cstheme="minorHAnsi"/>
          <w:kern w:val="0"/>
          <w:sz w:val="24"/>
          <w:szCs w:val="24"/>
          <w14:ligatures w14:val="none"/>
        </w:rPr>
        <w:br/>
        <w:t>The problem was Ael-Runn.</w:t>
      </w:r>
    </w:p>
    <w:p w14:paraId="78EA5652"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leaned back in the chair, folder resting on his chest, eyes drifting to the bright line where sky met sea.</w:t>
      </w:r>
    </w:p>
    <w:p w14:paraId="50FE7C9A"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 xml:space="preserve">Ael-Runn sat inside the </w:t>
      </w:r>
      <w:proofErr w:type="spellStart"/>
      <w:r w:rsidRPr="001B2942">
        <w:rPr>
          <w:rFonts w:eastAsia="Times New Roman" w:cstheme="minorHAnsi"/>
          <w:kern w:val="0"/>
          <w:sz w:val="24"/>
          <w:szCs w:val="24"/>
          <w14:ligatures w14:val="none"/>
        </w:rPr>
        <w:t>Astraeum</w:t>
      </w:r>
      <w:proofErr w:type="spellEnd"/>
      <w:r w:rsidRPr="001B2942">
        <w:rPr>
          <w:rFonts w:eastAsia="Times New Roman" w:cstheme="minorHAnsi"/>
          <w:kern w:val="0"/>
          <w:sz w:val="24"/>
          <w:szCs w:val="24"/>
          <w14:ligatures w14:val="none"/>
        </w:rPr>
        <w:t xml:space="preserve"> Protectorate.</w:t>
      </w:r>
      <w:r w:rsidRPr="001B2942">
        <w:rPr>
          <w:rFonts w:eastAsia="Times New Roman" w:cstheme="minorHAnsi"/>
          <w:kern w:val="0"/>
          <w:sz w:val="24"/>
          <w:szCs w:val="24"/>
          <w14:ligatures w14:val="none"/>
        </w:rPr>
        <w:br/>
        <w:t>Four years ago, the Protectorate had been at war, firing on ships that flew under the same flags Mosby used to wear.</w:t>
      </w:r>
      <w:r w:rsidRPr="001B2942">
        <w:rPr>
          <w:rFonts w:eastAsia="Times New Roman" w:cstheme="minorHAnsi"/>
          <w:kern w:val="0"/>
          <w:sz w:val="24"/>
          <w:szCs w:val="24"/>
          <w14:ligatures w14:val="none"/>
        </w:rPr>
        <w:br/>
        <w:t>Officially neutral now. Publicly reconciled. Diplomats smiling for cameras.</w:t>
      </w:r>
      <w:r w:rsidRPr="001B2942">
        <w:rPr>
          <w:rFonts w:eastAsia="Times New Roman" w:cstheme="minorHAnsi"/>
          <w:kern w:val="0"/>
          <w:sz w:val="24"/>
          <w:szCs w:val="24"/>
          <w14:ligatures w14:val="none"/>
        </w:rPr>
        <w:br/>
        <w:t>But space didn’t forget as quickly as press releases did.</w:t>
      </w:r>
    </w:p>
    <w:p w14:paraId="4DFF00AD"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A patrol boat had once held Mosby’s transport group in a targeting grid for seven full minutes after the ceasefire, “confirming transponder validity.” Nobody fired. Nobody spoke. They all just waited, knowing exactly how little it would take to start things again.</w:t>
      </w:r>
    </w:p>
    <w:p w14:paraId="4AC9D9CB"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That was the sort of place Ael-Runn was.</w:t>
      </w:r>
    </w:p>
    <w:p w14:paraId="3CB51EA2"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 xml:space="preserve">Most </w:t>
      </w:r>
      <w:proofErr w:type="spellStart"/>
      <w:r w:rsidRPr="001B2942">
        <w:rPr>
          <w:rFonts w:eastAsia="Times New Roman" w:cstheme="minorHAnsi"/>
          <w:kern w:val="0"/>
          <w:sz w:val="24"/>
          <w:szCs w:val="24"/>
          <w14:ligatures w14:val="none"/>
        </w:rPr>
        <w:t>Astraeum</w:t>
      </w:r>
      <w:proofErr w:type="spellEnd"/>
      <w:r w:rsidRPr="001B2942">
        <w:rPr>
          <w:rFonts w:eastAsia="Times New Roman" w:cstheme="minorHAnsi"/>
          <w:kern w:val="0"/>
          <w:sz w:val="24"/>
          <w:szCs w:val="24"/>
          <w14:ligatures w14:val="none"/>
        </w:rPr>
        <w:t xml:space="preserve"> citizens weren’t fanatics — not loud ones, anyway. They didn’t rant.</w:t>
      </w:r>
      <w:r w:rsidRPr="001B2942">
        <w:rPr>
          <w:rFonts w:eastAsia="Times New Roman" w:cstheme="minorHAnsi"/>
          <w:kern w:val="0"/>
          <w:sz w:val="24"/>
          <w:szCs w:val="24"/>
          <w14:ligatures w14:val="none"/>
        </w:rPr>
        <w:br/>
        <w:t>They believed.</w:t>
      </w:r>
      <w:r w:rsidRPr="001B2942">
        <w:rPr>
          <w:rFonts w:eastAsia="Times New Roman" w:cstheme="minorHAnsi"/>
          <w:kern w:val="0"/>
          <w:sz w:val="24"/>
          <w:szCs w:val="24"/>
          <w14:ligatures w14:val="none"/>
        </w:rPr>
        <w:br/>
        <w:t>Deeply. Quietly. Structurally.</w:t>
      </w:r>
    </w:p>
    <w:p w14:paraId="0B64F72F" w14:textId="59098DD8"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 xml:space="preserve">The </w:t>
      </w:r>
      <w:proofErr w:type="spellStart"/>
      <w:r w:rsidRPr="001B2942">
        <w:rPr>
          <w:rFonts w:eastAsia="Times New Roman" w:cstheme="minorHAnsi"/>
          <w:kern w:val="0"/>
          <w:sz w:val="24"/>
          <w:szCs w:val="24"/>
          <w14:ligatures w14:val="none"/>
        </w:rPr>
        <w:t>Luminoti</w:t>
      </w:r>
      <w:proofErr w:type="spellEnd"/>
      <w:r w:rsidRPr="001B2942">
        <w:rPr>
          <w:rFonts w:eastAsia="Times New Roman" w:cstheme="minorHAnsi"/>
          <w:kern w:val="0"/>
          <w:sz w:val="24"/>
          <w:szCs w:val="24"/>
          <w14:ligatures w14:val="none"/>
        </w:rPr>
        <w:t xml:space="preserve"> wasn’t decoration to them. It wasn’t something practiced on weekends.</w:t>
      </w:r>
      <w:r w:rsidRPr="001B2942">
        <w:rPr>
          <w:rFonts w:eastAsia="Times New Roman" w:cstheme="minorHAnsi"/>
          <w:kern w:val="0"/>
          <w:sz w:val="24"/>
          <w:szCs w:val="24"/>
          <w14:ligatures w14:val="none"/>
        </w:rPr>
        <w:br/>
        <w:t>It was how law was justified. How strangers were judged. How wars were explained.</w:t>
      </w:r>
    </w:p>
    <w:p w14:paraId="3B6B80BE"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Mosby scratched at the scar over his eye.</w:t>
      </w:r>
    </w:p>
    <w:p w14:paraId="2636DB7B"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That alone would have made the job delicate.</w:t>
      </w:r>
    </w:p>
    <w:p w14:paraId="218ECB16"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 xml:space="preserve">Doing it in a Solarian-built ship, with a </w:t>
      </w:r>
      <w:proofErr w:type="spellStart"/>
      <w:r w:rsidRPr="001B2942">
        <w:rPr>
          <w:rFonts w:eastAsia="Times New Roman" w:cstheme="minorHAnsi"/>
          <w:kern w:val="0"/>
          <w:sz w:val="24"/>
          <w:szCs w:val="24"/>
          <w14:ligatures w14:val="none"/>
        </w:rPr>
        <w:t>Thalean</w:t>
      </w:r>
      <w:proofErr w:type="spellEnd"/>
      <w:r w:rsidRPr="001B2942">
        <w:rPr>
          <w:rFonts w:eastAsia="Times New Roman" w:cstheme="minorHAnsi"/>
          <w:kern w:val="0"/>
          <w:sz w:val="24"/>
          <w:szCs w:val="24"/>
          <w14:ligatures w14:val="none"/>
        </w:rPr>
        <w:t xml:space="preserve"> operative on board, in a system that had buried people because of both of those governments…</w:t>
      </w:r>
    </w:p>
    <w:p w14:paraId="7E11D6D1"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That made it something else entirely.</w:t>
      </w:r>
    </w:p>
    <w:p w14:paraId="0D6B093D"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lastRenderedPageBreak/>
        <w:t>He looked down at the folder again.</w:t>
      </w:r>
    </w:p>
    <w:p w14:paraId="5E4E1FA2"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Wait, it said.</w:t>
      </w:r>
    </w:p>
    <w:p w14:paraId="762065B6"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 xml:space="preserve">In </w:t>
      </w:r>
      <w:proofErr w:type="spellStart"/>
      <w:r w:rsidRPr="001B2942">
        <w:rPr>
          <w:rFonts w:eastAsia="Times New Roman" w:cstheme="minorHAnsi"/>
          <w:kern w:val="0"/>
          <w:sz w:val="24"/>
          <w:szCs w:val="24"/>
          <w14:ligatures w14:val="none"/>
        </w:rPr>
        <w:t>Astraeum</w:t>
      </w:r>
      <w:proofErr w:type="spellEnd"/>
      <w:r w:rsidRPr="001B2942">
        <w:rPr>
          <w:rFonts w:eastAsia="Times New Roman" w:cstheme="minorHAnsi"/>
          <w:kern w:val="0"/>
          <w:sz w:val="24"/>
          <w:szCs w:val="24"/>
          <w14:ligatures w14:val="none"/>
        </w:rPr>
        <w:t xml:space="preserve"> space.</w:t>
      </w:r>
      <w:r w:rsidRPr="001B2942">
        <w:rPr>
          <w:rFonts w:eastAsia="Times New Roman" w:cstheme="minorHAnsi"/>
          <w:kern w:val="0"/>
          <w:sz w:val="24"/>
          <w:szCs w:val="24"/>
          <w14:ligatures w14:val="none"/>
        </w:rPr>
        <w:br/>
        <w:t>Uninvited.</w:t>
      </w:r>
    </w:p>
    <w:p w14:paraId="53EAEB7B"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closed it.</w:t>
      </w:r>
    </w:p>
    <w:p w14:paraId="7658AAF7"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As he considered his options, his stomach reminded him he hadn’t eaten yet that day. And the sun reminded him he didn’t have all evening to pretend he wasn’t going to do it.</w:t>
      </w:r>
    </w:p>
    <w:p w14:paraId="42A3CB67"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With a sigh, he set the folder aside and pulled out a small grill from the cargo bay. After a moment’s hesitation, he added a narrow table and two chairs.</w:t>
      </w:r>
    </w:p>
    <w:p w14:paraId="20BF0A0F"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If they were going to ask him to do something stupid, they could at least do it over decent food.</w:t>
      </w:r>
    </w:p>
    <w:p w14:paraId="5BF19A8B" w14:textId="77777777" w:rsidR="001B2942" w:rsidRPr="001B2942" w:rsidRDefault="001B2942" w:rsidP="001B2942">
      <w:pPr>
        <w:spacing w:after="0"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pict w14:anchorId="4BE41609">
          <v:rect id="_x0000_i1051" style="width:0;height:1.5pt" o:hralign="center" o:hrstd="t" o:hr="t" fillcolor="#a0a0a0" stroked="f"/>
        </w:pict>
      </w:r>
    </w:p>
    <w:p w14:paraId="5EC2B012"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As the sun touched the ocean and the local prawns neared the end of their time on the grill, Mosby heard footsteps on the rear ramp.</w:t>
      </w:r>
    </w:p>
    <w:p w14:paraId="6DE979C1"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didn’t turn.</w:t>
      </w:r>
    </w:p>
    <w:p w14:paraId="30F0CB70"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Sael came up into the cargo bay with an easy, unhurried grace, as if the ship had already agreed to her presence. She paused just inside, her attention drawn to the built-in equipment racks along the bulkhead — scarred mounts, lock points polished by use, the quiet geometry of things meant to survive hard landings.</w:t>
      </w:r>
    </w:p>
    <w:p w14:paraId="20B957F0"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Then she continued forward, stopping where she could see him and the water at the same time.</w:t>
      </w:r>
    </w:p>
    <w:p w14:paraId="016F5A46"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“I didn’t hear you drive up,” Mosby observed.</w:t>
      </w:r>
    </w:p>
    <w:p w14:paraId="27E6D8DE"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“I walked down the beach,” she said. “I don’t get to enjoy the sights often.”</w:t>
      </w:r>
    </w:p>
    <w:p w14:paraId="5E1A8148"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She had changed. The field jacket was gone. In its place was a simple local dress — light fabric, muted color, cut for the heat. Her hair was loose now, falling around her shoulders instead of pulled back with military neatness.</w:t>
      </w:r>
    </w:p>
    <w:p w14:paraId="39DE9B2F"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“That smells good,” she added. “I didn’t know you could cook.”</w:t>
      </w:r>
    </w:p>
    <w:p w14:paraId="2BF42B26"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Mosby flipped one of the prawns, watching the shell darken and split over the coals.</w:t>
      </w:r>
    </w:p>
    <w:p w14:paraId="512818CF"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lastRenderedPageBreak/>
        <w:t>“Ship rations get old after a while,” he said. “So I learned to cook whatever the local economy has to offer. Folks in town can’t always pay in credits. I take trade — whatever they can spare.”</w:t>
      </w:r>
    </w:p>
    <w:p w14:paraId="0A4CAC65"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“They rely on you, then.”</w:t>
      </w:r>
    </w:p>
    <w:p w14:paraId="3A7E6773"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 xml:space="preserve">“Not many traders come this way,” Mosby replied. “I run a regular circuit every month — </w:t>
      </w:r>
      <w:proofErr w:type="spellStart"/>
      <w:r w:rsidRPr="001B2942">
        <w:rPr>
          <w:rFonts w:eastAsia="Times New Roman" w:cstheme="minorHAnsi"/>
          <w:kern w:val="0"/>
          <w:sz w:val="24"/>
          <w:szCs w:val="24"/>
          <w14:ligatures w14:val="none"/>
        </w:rPr>
        <w:t>Aureline</w:t>
      </w:r>
      <w:proofErr w:type="spellEnd"/>
      <w:r w:rsidRPr="001B2942">
        <w:rPr>
          <w:rFonts w:eastAsia="Times New Roman" w:cstheme="minorHAnsi"/>
          <w:kern w:val="0"/>
          <w:sz w:val="24"/>
          <w:szCs w:val="24"/>
          <w14:ligatures w14:val="none"/>
        </w:rPr>
        <w:t xml:space="preserve">, </w:t>
      </w:r>
      <w:proofErr w:type="spellStart"/>
      <w:r w:rsidRPr="001B2942">
        <w:rPr>
          <w:rFonts w:eastAsia="Times New Roman" w:cstheme="minorHAnsi"/>
          <w:kern w:val="0"/>
          <w:sz w:val="24"/>
          <w:szCs w:val="24"/>
          <w14:ligatures w14:val="none"/>
        </w:rPr>
        <w:t>Kallamar</w:t>
      </w:r>
      <w:proofErr w:type="spellEnd"/>
      <w:r w:rsidRPr="001B2942">
        <w:rPr>
          <w:rFonts w:eastAsia="Times New Roman" w:cstheme="minorHAnsi"/>
          <w:kern w:val="0"/>
          <w:sz w:val="24"/>
          <w:szCs w:val="24"/>
          <w14:ligatures w14:val="none"/>
        </w:rPr>
        <w:t>, Parallax, whoever still answers the relay without turning it into a negotiation. I was due to bring back microbiome stabilizers and some other supplies for the hospital on this run.”</w:t>
      </w:r>
    </w:p>
    <w:p w14:paraId="1E536891"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began transferring the prawns to a plate. Steam curled upward into the cooling evening air.</w:t>
      </w:r>
    </w:p>
    <w:p w14:paraId="00DF4897"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“It doesn’t make much more than fuel and maintenance,” he added, “but I don’t need much more. Keeps things from breaking. Medicine. Mail. The small stuff that becomes life-or-death when it runs out.”</w:t>
      </w:r>
    </w:p>
    <w:p w14:paraId="10F06807"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Sael studied him for a moment. Not his face — his hands, the careful economy of his movements, the way the ship stood open behind him like part of the conversation.</w:t>
      </w:r>
    </w:p>
    <w:p w14:paraId="71D39D99"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“Mind if I sit?” she asked.</w:t>
      </w:r>
    </w:p>
    <w:p w14:paraId="5E51DFBE"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“Go ahead.”</w:t>
      </w:r>
    </w:p>
    <w:p w14:paraId="06016680"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She took the chair across from him. As he set the plate down and reached for the wine, Mosby caught the faintest trace of something unfamiliar when she shifted in the breeze.</w:t>
      </w:r>
    </w:p>
    <w:p w14:paraId="7EC5F43E"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Not perfume, exactly. Spice. Not local. Too clean to be an accident.</w:t>
      </w:r>
    </w:p>
    <w:p w14:paraId="0B37F420"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didn’t comment on it.</w:t>
      </w:r>
    </w:p>
    <w:p w14:paraId="7C9D1E01"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But he noticed.</w:t>
      </w:r>
    </w:p>
    <w:p w14:paraId="3294F6EA"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“You’ve had time to read the dossier,” she said as he poured the wine and handed her a glass.</w:t>
      </w:r>
    </w:p>
    <w:p w14:paraId="17D12DE0"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“I did.”</w:t>
      </w:r>
    </w:p>
    <w:p w14:paraId="4ED9AD10"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Mosby sat and served a portion onto each plate. The prawns steamed faintly between them. He didn’t rush to eat.</w:t>
      </w:r>
    </w:p>
    <w:p w14:paraId="0FD10B9E"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“There wasn’t much to it,” he went on. “We leave here, head to the Ael-Runn system, land, wait while you do whatever it is you’re there to do, then come back.” He glanced at her over the rim of his glass. “If that’s really all there is, you could’ve booked passage on a commercial liner. Would’ve been cheaper. Quieter, too.”</w:t>
      </w:r>
    </w:p>
    <w:p w14:paraId="61B766D7"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lastRenderedPageBreak/>
        <w:t>Sael took a sip of wine and held the glass for a moment before setting it down. Her movements were unhurried, precise. Composed.</w:t>
      </w:r>
    </w:p>
    <w:p w14:paraId="53F13A05"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“You know it isn’t that simple,” she said.</w:t>
      </w:r>
    </w:p>
    <w:p w14:paraId="684BAB94"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Mosby gave a short, humorless snort. “Yeah. I do.” He leaned back slightly. “And it’s going to be rougher than you’re letting on.”</w:t>
      </w:r>
    </w:p>
    <w:p w14:paraId="3A023DD5"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She didn’t interrupt.</w:t>
      </w:r>
    </w:p>
    <w:p w14:paraId="030AF1E5"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“Ael-Runn sits inside the Protectorate,” he continued. “They’re touchy about who comes into their space on a good day. After the war?” He shook his head. “They don’t see outsiders as visitors. They see them as problems.”</w:t>
      </w:r>
    </w:p>
    <w:p w14:paraId="55EE85AD"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finally picked up his fork, more out of habit than appetite.</w:t>
      </w:r>
    </w:p>
    <w:p w14:paraId="3A8B337D"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 xml:space="preserve">“And that’s before you factor in the </w:t>
      </w:r>
      <w:proofErr w:type="spellStart"/>
      <w:r w:rsidRPr="001B2942">
        <w:rPr>
          <w:rFonts w:eastAsia="Times New Roman" w:cstheme="minorHAnsi"/>
          <w:kern w:val="0"/>
          <w:sz w:val="24"/>
          <w:szCs w:val="24"/>
          <w14:ligatures w14:val="none"/>
        </w:rPr>
        <w:t>Luminoti</w:t>
      </w:r>
      <w:proofErr w:type="spellEnd"/>
      <w:r w:rsidRPr="001B2942">
        <w:rPr>
          <w:rFonts w:eastAsia="Times New Roman" w:cstheme="minorHAnsi"/>
          <w:kern w:val="0"/>
          <w:sz w:val="24"/>
          <w:szCs w:val="24"/>
          <w14:ligatures w14:val="none"/>
        </w:rPr>
        <w:t>.”</w:t>
      </w:r>
    </w:p>
    <w:p w14:paraId="094313A3"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Sael’s expression didn’t change — but something behind her eyes did.</w:t>
      </w:r>
    </w:p>
    <w:p w14:paraId="6D5503CB"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“Of course,” she said. “That’s why you’re flying me in.”</w:t>
      </w:r>
    </w:p>
    <w:p w14:paraId="717F69B2"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She took a bite, then paused. Her expression shifted — not surprise, but genuine pleasure.</w:t>
      </w:r>
    </w:p>
    <w:p w14:paraId="4006C1AF"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“Oh,” she said quietly. “This is good.”</w:t>
      </w:r>
    </w:p>
    <w:p w14:paraId="5E411F54"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She ate another bite before continuing, as if the food had earned her patience.</w:t>
      </w:r>
    </w:p>
    <w:p w14:paraId="035BC1AC"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“You flew into worse places during the war,” she went on. “I read your file. Even the classified parts.” Her gaze held his. Steady. Present. “At least no one is shooting at you this time.”</w:t>
      </w:r>
    </w:p>
    <w:p w14:paraId="72218307"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Mosby set his fork down.</w:t>
      </w:r>
      <w:r w:rsidRPr="001B2942">
        <w:rPr>
          <w:rFonts w:eastAsia="Times New Roman" w:cstheme="minorHAnsi"/>
          <w:kern w:val="0"/>
          <w:sz w:val="24"/>
          <w:szCs w:val="24"/>
          <w14:ligatures w14:val="none"/>
        </w:rPr>
        <w:br/>
        <w:t>The sound was soft. Deliberate.</w:t>
      </w:r>
    </w:p>
    <w:p w14:paraId="0AAC8F71"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“We won’t have a team of operators backing us up either,” he said. “No overwatch. No extraction window. Just you, me, and the Star.”</w:t>
      </w:r>
    </w:p>
    <w:p w14:paraId="1907AB1C"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Sael didn’t argue.</w:t>
      </w:r>
    </w:p>
    <w:p w14:paraId="563C0878"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“I can fly her,” Mosby continued. “I can keep us out of trouble most days. But if this goes sideways — and it will — I’m going to need someone who can keep the ship working while I’m busy doing something else.”</w:t>
      </w:r>
    </w:p>
    <w:p w14:paraId="581DBF61"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watched her carefully now.</w:t>
      </w:r>
    </w:p>
    <w:p w14:paraId="0843D9A3"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lastRenderedPageBreak/>
        <w:t>“Engineering,” he said. “And it wouldn’t hurt if they knew how to move in places where questions come with consequences.”</w:t>
      </w:r>
    </w:p>
    <w:p w14:paraId="2E00FD2F"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Sael took another bite, slower this time. Thoughtful.</w:t>
      </w:r>
    </w:p>
    <w:p w14:paraId="76FDCC09"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“You already have someone in mind,” she said.</w:t>
      </w:r>
    </w:p>
    <w:p w14:paraId="01897EEB"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Mosby picked up his glass, took a sip, then nodded once. “An old contact.”</w:t>
      </w:r>
    </w:p>
    <w:p w14:paraId="12D6A469"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She didn’t ask more.</w:t>
      </w:r>
    </w:p>
    <w:p w14:paraId="4F6E1BF9"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“Two hundred thousand credits,” Mosby said after a moment. “Half up front. And another hundred thousand to cover the engineer.”</w:t>
      </w:r>
    </w:p>
    <w:p w14:paraId="4E33FDE7"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Sael didn’t blink.</w:t>
      </w:r>
      <w:r w:rsidRPr="001B2942">
        <w:rPr>
          <w:rFonts w:eastAsia="Times New Roman" w:cstheme="minorHAnsi"/>
          <w:kern w:val="0"/>
          <w:sz w:val="24"/>
          <w:szCs w:val="24"/>
          <w14:ligatures w14:val="none"/>
        </w:rPr>
        <w:br/>
        <w:t>She set her glass down and extended her hand across the table.</w:t>
      </w:r>
    </w:p>
    <w:p w14:paraId="3BA0725E"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“Agreed.”</w:t>
      </w:r>
    </w:p>
    <w:p w14:paraId="155045C2"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 word came too quickly.</w:t>
      </w:r>
    </w:p>
    <w:p w14:paraId="4390F380"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Mosby didn’t take her hand.</w:t>
      </w:r>
    </w:p>
    <w:p w14:paraId="2ADA4F0A"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“You didn’t even ask why.”</w:t>
      </w:r>
    </w:p>
    <w:p w14:paraId="14170ECC"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“I don’t need to,” she replied. “That number tells me how dangerous you think this is. And how much you expect the truth to cost once it finally shows up.”</w:t>
      </w:r>
    </w:p>
    <w:p w14:paraId="539F6B9E"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A faint breath left him. Not quite a laugh.</w:t>
      </w:r>
    </w:p>
    <w:p w14:paraId="25F07F7D"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“You’re not even pretending this is a negotiation.”</w:t>
      </w:r>
    </w:p>
    <w:p w14:paraId="1657B841"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She met his eyes. Calm. Certain. “You weren’t pretending either.”</w:t>
      </w:r>
    </w:p>
    <w:p w14:paraId="3E4440EC"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For a moment they sat there, the sound of the tide moving beneath the pier filling the space between them. Behind them, the Star’s cooling systems ticked softly as metal adjusted to the night air.</w:t>
      </w:r>
    </w:p>
    <w:p w14:paraId="5B7B771F"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Finally, Mosby took her hand.</w:t>
      </w:r>
    </w:p>
    <w:p w14:paraId="2A95D4DA"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Her grip was firm. Not dominant. Not tentative. Just sure.</w:t>
      </w:r>
    </w:p>
    <w:p w14:paraId="51137AF2"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 evening settled in around them, warm and salt-heavy, while the ship loomed quiet and watchful behind her — eyes freshly painted, staring out toward a future neither of them fully trusted.</w:t>
      </w:r>
    </w:p>
    <w:p w14:paraId="73608840" w14:textId="77777777" w:rsidR="001B2942" w:rsidRPr="001B2942" w:rsidRDefault="001B2942" w:rsidP="001B2942">
      <w:pPr>
        <w:spacing w:after="0"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lastRenderedPageBreak/>
        <w:pict w14:anchorId="082E3EE6">
          <v:rect id="_x0000_i1052" style="width:0;height:1.5pt" o:hralign="center" o:hrstd="t" o:hr="t" fillcolor="#a0a0a0" stroked="f"/>
        </w:pict>
      </w:r>
    </w:p>
    <w:p w14:paraId="5958067F"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 next two days started early.</w:t>
      </w:r>
    </w:p>
    <w:p w14:paraId="20FE0ABC" w14:textId="28B3CB99"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When the Relay office opened, Mosby was already waiting outside with a cup of bitter station coffee and a list of names he hadn’t had to use in a while. He sent messages to traders he knew and trusted — people who understood quiet work and didn’t ask more questions than necessary. Replies would take time. He was buying it in every direction he could.</w:t>
      </w:r>
    </w:p>
    <w:p w14:paraId="4CEE848B"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After that he arranged for cargo to be ready for loading in two days’ time, then returned to the Star and began moving through her methodically, securing anything loose that might rattle free under hard thrust.</w:t>
      </w:r>
    </w:p>
    <w:p w14:paraId="755FB5D0" w14:textId="14968633"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 afternoon and the next day were spent checking every system, especially the forward flanks where Black Irons took stress on violent entries.</w:t>
      </w:r>
    </w:p>
    <w:p w14:paraId="73CEED49"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worked with a light clamped between his teeth more often than not, collecting minor cuts on each hand and grease up to his elbows as he pulled open maintenance hatches that hadn’t been touched in months.</w:t>
      </w:r>
    </w:p>
    <w:p w14:paraId="64720C1E"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 ship smelled different when she was opened up like this — metal, insulation, the faint sharp tang of coolant.</w:t>
      </w:r>
    </w:p>
    <w:p w14:paraId="0647CBD2"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Sael appeared at some point without announcement.</w:t>
      </w:r>
    </w:p>
    <w:p w14:paraId="0B62E081"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found her in the forward systems bay, sleeves rolled, diagnostic slate open, quietly recalibrating a sensor cluster that had been drifting off true for longer than he liked to admit.</w:t>
      </w:r>
    </w:p>
    <w:p w14:paraId="6B4B6497"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“You don’t have to do that,” he said, leaning against the hatch frame.</w:t>
      </w:r>
    </w:p>
    <w:p w14:paraId="465EE9BE"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“It was wrong,” she replied without looking up. “If I’m risking my life in this ship, I want it right.”</w:t>
      </w:r>
    </w:p>
    <w:p w14:paraId="423A05A6"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There was no accusation in it. Just fact.</w:t>
      </w:r>
    </w:p>
    <w:p w14:paraId="46F79329" w14:textId="77777777" w:rsidR="001B2942" w:rsidRPr="001B2942" w:rsidRDefault="001B2942" w:rsidP="001B2942">
      <w:pPr>
        <w:spacing w:before="100" w:beforeAutospacing="1" w:after="100" w:afterAutospacing="1" w:line="240" w:lineRule="auto"/>
        <w:rPr>
          <w:rFonts w:eastAsia="Times New Roman" w:cstheme="minorHAnsi"/>
          <w:kern w:val="0"/>
          <w:sz w:val="24"/>
          <w:szCs w:val="24"/>
          <w14:ligatures w14:val="none"/>
        </w:rPr>
      </w:pPr>
      <w:r w:rsidRPr="001B2942">
        <w:rPr>
          <w:rFonts w:eastAsia="Times New Roman" w:cstheme="minorHAnsi"/>
          <w:kern w:val="0"/>
          <w:sz w:val="24"/>
          <w:szCs w:val="24"/>
          <w14:ligatures w14:val="none"/>
        </w:rPr>
        <w:t>He watched a moment longer, then nodded once and moved on.</w:t>
      </w:r>
    </w:p>
    <w:p w14:paraId="74D3FF26"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The next morning, when the haulers arrived with the cargo, she took charge of the loading without asking permission.</w:t>
      </w:r>
    </w:p>
    <w:p w14:paraId="03F04E0B"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Most of it was seafood packed in insulated crates and a small amount of local produce bound for markets farther along Mosby’s usual route. The beach road filled with the smell of brine and engine exhaust as the haulers idled with their ramps down.</w:t>
      </w:r>
    </w:p>
    <w:p w14:paraId="34EEAB94"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lastRenderedPageBreak/>
        <w:t>Sael moved through the cargo bay with the easy competence of someone who understood weight before theory. She balanced loads across the deck without being told how, keeping heavier crates low and forward, leaving the centerline clear. Nothing went near the access hatches. Nothing where it might shift under lateral thrust.</w:t>
      </w:r>
    </w:p>
    <w:p w14:paraId="43390D5B"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When she noticed Mosby watching, she said simply, “I worked logistics. Started as a loader. Moved up from there before getting into government work.”</w:t>
      </w:r>
    </w:p>
    <w:p w14:paraId="7EC2258F"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Mosby shrugged. That tracked. He let her continue.</w:t>
      </w:r>
    </w:p>
    <w:p w14:paraId="7927E66B"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By noon most of the cargo had been secured, netting cinched tight, tie-downs checked twice. The last hauler rolled away down the beach road, leaving tire tracks that would be gone by morning tide.</w:t>
      </w:r>
    </w:p>
    <w:p w14:paraId="0ABF804C"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Manny came walking along the sand as if this were any other day.</w:t>
      </w:r>
    </w:p>
    <w:p w14:paraId="6FA9ACF6"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Trousers rolled. Hat in hand. The slow, patient stride of a man who had never once hurried for someone else’s schedule.</w:t>
      </w:r>
    </w:p>
    <w:p w14:paraId="5B5D52E6"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 xml:space="preserve">He carried a small envelope pouch tucked under his arm. Inside were printed relay texts — the replies to the messages Mosby had sent the morning before. Short, practical ones. A woman on </w:t>
      </w:r>
      <w:proofErr w:type="spellStart"/>
      <w:r w:rsidRPr="001C37EC">
        <w:rPr>
          <w:rFonts w:eastAsia="Times New Roman" w:cstheme="minorHAnsi"/>
          <w:kern w:val="0"/>
          <w:sz w:val="24"/>
          <w:szCs w:val="24"/>
          <w14:ligatures w14:val="none"/>
        </w:rPr>
        <w:t>Aureline</w:t>
      </w:r>
      <w:proofErr w:type="spellEnd"/>
      <w:r w:rsidRPr="001C37EC">
        <w:rPr>
          <w:rFonts w:eastAsia="Times New Roman" w:cstheme="minorHAnsi"/>
          <w:kern w:val="0"/>
          <w:sz w:val="24"/>
          <w:szCs w:val="24"/>
          <w14:ligatures w14:val="none"/>
        </w:rPr>
        <w:t xml:space="preserve"> who owed him a favor. A retired courier on </w:t>
      </w:r>
      <w:proofErr w:type="spellStart"/>
      <w:r w:rsidRPr="001C37EC">
        <w:rPr>
          <w:rFonts w:eastAsia="Times New Roman" w:cstheme="minorHAnsi"/>
          <w:kern w:val="0"/>
          <w:sz w:val="24"/>
          <w:szCs w:val="24"/>
          <w14:ligatures w14:val="none"/>
        </w:rPr>
        <w:t>Kallamar</w:t>
      </w:r>
      <w:proofErr w:type="spellEnd"/>
      <w:r w:rsidRPr="001C37EC">
        <w:rPr>
          <w:rFonts w:eastAsia="Times New Roman" w:cstheme="minorHAnsi"/>
          <w:kern w:val="0"/>
          <w:sz w:val="24"/>
          <w:szCs w:val="24"/>
          <w14:ligatures w14:val="none"/>
        </w:rPr>
        <w:t xml:space="preserve"> who still liked to feel useful. Each had agreed to cover the route Mosby normally ran until he returned.</w:t>
      </w:r>
    </w:p>
    <w:p w14:paraId="2642335F"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After reading them, Mosby handed the messages back to Manny.</w:t>
      </w:r>
    </w:p>
    <w:p w14:paraId="54B999FA"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“Things’ll be fine till I get back,” he said. “Jacobson might overcharge a bit, but I can cover that later.”</w:t>
      </w:r>
    </w:p>
    <w:p w14:paraId="6F54FD2F"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“Town good to know,” Manny said, eyes moving over the ship, taking in the change in her usual relaxed, open feel. The ramps were still down, but the air around her had shifted. Less harbor. More departure.</w:t>
      </w:r>
    </w:p>
    <w:p w14:paraId="2A81ED76"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Then Manny brought out what he’d been carrying in his other hand.</w:t>
      </w:r>
    </w:p>
    <w:p w14:paraId="557F853C"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A necklace of bright braided cord, strung with small shells and a carved turtle of dark driftwood, worn smooth from handling.</w:t>
      </w:r>
    </w:p>
    <w:p w14:paraId="18271F93"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Without ceremony, Manny slipped it over Mosby’s head and let it settle against his chest.</w:t>
      </w:r>
    </w:p>
    <w:p w14:paraId="2FF2F689"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“What’s this for?” Mosby asked, lifting the turtle between thumb and forefinger.</w:t>
      </w:r>
    </w:p>
    <w:p w14:paraId="16E8BF16"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Manny shrugged. “For the journey. Turtle knows. Comes back to same shore.” He nodded once toward the ship. “Figure you should too.”</w:t>
      </w:r>
    </w:p>
    <w:p w14:paraId="79F7763F"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lastRenderedPageBreak/>
        <w:t>He didn’t wait for thanks. He simply turned and started back toward town.</w:t>
      </w:r>
    </w:p>
    <w:p w14:paraId="25804520"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 xml:space="preserve">“Hey,” Mosby called after him, “how do you know about turtles? </w:t>
      </w:r>
      <w:proofErr w:type="spellStart"/>
      <w:r w:rsidRPr="001C37EC">
        <w:rPr>
          <w:rFonts w:eastAsia="Times New Roman" w:cstheme="minorHAnsi"/>
          <w:kern w:val="0"/>
          <w:sz w:val="24"/>
          <w:szCs w:val="24"/>
          <w14:ligatures w14:val="none"/>
        </w:rPr>
        <w:t>Terraformers</w:t>
      </w:r>
      <w:proofErr w:type="spellEnd"/>
      <w:r w:rsidRPr="001C37EC">
        <w:rPr>
          <w:rFonts w:eastAsia="Times New Roman" w:cstheme="minorHAnsi"/>
          <w:kern w:val="0"/>
          <w:sz w:val="24"/>
          <w:szCs w:val="24"/>
          <w14:ligatures w14:val="none"/>
        </w:rPr>
        <w:t xml:space="preserve"> haven’t brought any in yet!”</w:t>
      </w:r>
    </w:p>
    <w:p w14:paraId="44E8A861"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Manny raised a hand without looking back.</w:t>
      </w:r>
    </w:p>
    <w:p w14:paraId="2C905D38"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“Don’t need to see them,” he called. “I know.”</w:t>
      </w:r>
    </w:p>
    <w:p w14:paraId="3954E7DD"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Sael was tightening the last cargo strap when Mosby came up the aft ramp, boots ringing softly on the metal decking.</w:t>
      </w:r>
    </w:p>
    <w:p w14:paraId="094FDDCF"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“We good to go?” he asked.</w:t>
      </w:r>
    </w:p>
    <w:p w14:paraId="57FCFD7A"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“Last one,” she said, giving the strap a final pull. “Doesn’t shift under lateral thrust now.”</w:t>
      </w:r>
    </w:p>
    <w:p w14:paraId="1F9522C4"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“Good.” He glanced toward the stack of cases near the bulkhead. “Got all your gear?”</w:t>
      </w:r>
    </w:p>
    <w:p w14:paraId="37636CD4"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She pointed. “Everything I need.”</w:t>
      </w:r>
    </w:p>
    <w:p w14:paraId="7C52E09F"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“Fine. You’ve got the copilot’s bunk. Stow your gear there. Any firearms go in the weapons locker,” Mosby said, reaching past her to thumb the control panel. The aft ramp began to rise, hydraulics whining as the clamshell doors folded inward and sealed with a heavy, final thud.</w:t>
      </w:r>
    </w:p>
    <w:p w14:paraId="12802B47"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“Why is that?” she asked.</w:t>
      </w:r>
    </w:p>
    <w:p w14:paraId="5A08EB7A"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“My ship, my rules.” He gave her a level look. “I don’t want anything loose that could be trouble once we’re underway. You don’t like it, we can call this off right now.”</w:t>
      </w:r>
    </w:p>
    <w:p w14:paraId="233E995D"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Sael held his gaze a moment longer than necessary. Then she nodded once. “Fine. But I want the access code.”</w:t>
      </w:r>
    </w:p>
    <w:p w14:paraId="338E49CC"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“I figured as much,” Mosby said, already turning away toward the forward passage.</w:t>
      </w:r>
    </w:p>
    <w:p w14:paraId="74B1D5BF"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Twenty minutes later, Mosby sat in the cockpit, running through preflight. The boards glowed in layered colors, status bars creeping steadily toward green as systems came online. He moved through the checklist by habit, fingers flipping guarded switches, eyes skimming readouts that had become as familiar as his own hands.</w:t>
      </w:r>
    </w:p>
    <w:p w14:paraId="6561FAE4"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Sael entered quietly and slid into the copilot’s seat, fastening her harness with efficient, practiced motions.</w:t>
      </w:r>
    </w:p>
    <w:p w14:paraId="7AE2FC6D"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“Are we ready?” she asked.</w:t>
      </w:r>
    </w:p>
    <w:p w14:paraId="70FAEE9C"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lastRenderedPageBreak/>
        <w:t>“Just about,” Mosby said. He keyed the transmitter.</w:t>
      </w:r>
    </w:p>
    <w:p w14:paraId="65A0D12D"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“Brightwater Port Control, trader vessel Farther Star, requesting flight plan activation.”</w:t>
      </w:r>
    </w:p>
    <w:p w14:paraId="6585AAF3"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A moment passed. Then an out-of-breath voice came back, slightly distorted by the old relay equipment. “Farther Star, Brightwater Control, go ahead.”</w:t>
      </w:r>
    </w:p>
    <w:p w14:paraId="53FC12EE"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Mosby smiled faintly and continued working. The ship’s systems deepened in tone as the reactors shifted from standby to flight readiness. A low vibration built through the deck — not loud, but full of restrained promise, like a big animal thinking about running.</w:t>
      </w:r>
    </w:p>
    <w:p w14:paraId="086F0876"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 xml:space="preserve">“Filed outbound to </w:t>
      </w:r>
      <w:proofErr w:type="spellStart"/>
      <w:r w:rsidRPr="001C37EC">
        <w:rPr>
          <w:rFonts w:eastAsia="Times New Roman" w:cstheme="minorHAnsi"/>
          <w:kern w:val="0"/>
          <w:sz w:val="24"/>
          <w:szCs w:val="24"/>
          <w14:ligatures w14:val="none"/>
        </w:rPr>
        <w:t>Aureline</w:t>
      </w:r>
      <w:proofErr w:type="spellEnd"/>
      <w:r w:rsidRPr="001C37EC">
        <w:rPr>
          <w:rFonts w:eastAsia="Times New Roman" w:cstheme="minorHAnsi"/>
          <w:kern w:val="0"/>
          <w:sz w:val="24"/>
          <w:szCs w:val="24"/>
          <w14:ligatures w14:val="none"/>
        </w:rPr>
        <w:t xml:space="preserve"> via direct burn,” he said. “Two souls aboard, cargo secured. Request plan activation and departure clearance.”</w:t>
      </w:r>
    </w:p>
    <w:p w14:paraId="26A43BBC"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Sael raised an eyebrow. “Being a bit officious, aren’t you?”</w:t>
      </w:r>
    </w:p>
    <w:p w14:paraId="05945CDD"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“They don’t get much traffic,” Mosby said. “Makes ’</w:t>
      </w:r>
      <w:proofErr w:type="spellStart"/>
      <w:r w:rsidRPr="001C37EC">
        <w:rPr>
          <w:rFonts w:eastAsia="Times New Roman" w:cstheme="minorHAnsi"/>
          <w:kern w:val="0"/>
          <w:sz w:val="24"/>
          <w:szCs w:val="24"/>
          <w14:ligatures w14:val="none"/>
        </w:rPr>
        <w:t>em</w:t>
      </w:r>
      <w:proofErr w:type="spellEnd"/>
      <w:r w:rsidRPr="001C37EC">
        <w:rPr>
          <w:rFonts w:eastAsia="Times New Roman" w:cstheme="minorHAnsi"/>
          <w:kern w:val="0"/>
          <w:sz w:val="24"/>
          <w:szCs w:val="24"/>
          <w14:ligatures w14:val="none"/>
        </w:rPr>
        <w:t xml:space="preserve"> feel important. Keeps me in practice too.”</w:t>
      </w:r>
    </w:p>
    <w:p w14:paraId="27BB3B4A"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The voice came back. “Plan activated at 13:12 local. No other departures scheduled. You’re clear whenever ready, Mosby.”</w:t>
      </w:r>
    </w:p>
    <w:p w14:paraId="54DE57C7"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“Brightwater Traffic, Farther Star lifting in two minutes.”</w:t>
      </w:r>
    </w:p>
    <w:p w14:paraId="70DA5B96"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“Copy that. Surface corridor clear. Winds light out of the west. You mind if my cousin uses your pier while you’re gone?”</w:t>
      </w:r>
    </w:p>
    <w:p w14:paraId="03F871B9"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Mosby chuckled. “Sure. Tell him just don’t scuff anything.”</w:t>
      </w:r>
    </w:p>
    <w:p w14:paraId="6D2F6CCB"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“No promises,” the voice replied.</w:t>
      </w:r>
    </w:p>
    <w:p w14:paraId="4F6D967D"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Mosby eased the throttles forward.</w:t>
      </w:r>
    </w:p>
    <w:p w14:paraId="3A33253C"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The Farther Star lifted fast and clean, rising off the pier in a column of shimmering heat. The water below flattened under the thrust wash, ripples racing outward from the pilings as the ship clawed for altitude. The pier, the town, and the bright scatter of painted rooftops dropped away beneath them.</w:t>
      </w:r>
    </w:p>
    <w:p w14:paraId="572830E2" w14:textId="6DA70F4B"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Blue faded to indigo, then violet. The horizon curved, subtle at first, then undeniable. Clouds thinned below like torn gauze, their tops catching sunlight that no longer reached the ground.</w:t>
      </w:r>
    </w:p>
    <w:p w14:paraId="3BE82FE2"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The vibration shifted as the atmosphere thickened against the hull, then began to fall away. A shudder ran through the frame as they punched through a band of rough air.</w:t>
      </w:r>
    </w:p>
    <w:p w14:paraId="5581CC83"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lastRenderedPageBreak/>
        <w:t>Sael’s fingers tightened around the armrests.</w:t>
      </w:r>
    </w:p>
    <w:p w14:paraId="6F8FAE81"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“You all right?” Mosby asked, not looking away from the instruments.</w:t>
      </w:r>
    </w:p>
    <w:p w14:paraId="762680CC"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She nodded once, too quickly. “Not used to this much turbulence.”</w:t>
      </w:r>
    </w:p>
    <w:p w14:paraId="3E280EB7"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 xml:space="preserve">Mosby’s mouth twitched. “Lady, you </w:t>
      </w:r>
      <w:proofErr w:type="spellStart"/>
      <w:r w:rsidRPr="001C37EC">
        <w:rPr>
          <w:rFonts w:eastAsia="Times New Roman" w:cstheme="minorHAnsi"/>
          <w:kern w:val="0"/>
          <w:sz w:val="24"/>
          <w:szCs w:val="24"/>
          <w14:ligatures w14:val="none"/>
        </w:rPr>
        <w:t>ain’t</w:t>
      </w:r>
      <w:proofErr w:type="spellEnd"/>
      <w:r w:rsidRPr="001C37EC">
        <w:rPr>
          <w:rFonts w:eastAsia="Times New Roman" w:cstheme="minorHAnsi"/>
          <w:kern w:val="0"/>
          <w:sz w:val="24"/>
          <w:szCs w:val="24"/>
          <w14:ligatures w14:val="none"/>
        </w:rPr>
        <w:t xml:space="preserve"> seen nothing yet.”</w:t>
      </w:r>
    </w:p>
    <w:p w14:paraId="21C95F05"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Her head snapped toward him, eyes widening just a fraction.</w:t>
      </w:r>
    </w:p>
    <w:p w14:paraId="454F02CE"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His grin deepened, but his hands never stopped moving.</w:t>
      </w:r>
    </w:p>
    <w:p w14:paraId="032B7753"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“Brightwater Traffic, Farther Star passing six-zero thousand meters, transitioning to orbital climb,” he transmitted.</w:t>
      </w:r>
    </w:p>
    <w:p w14:paraId="358D6081"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A moment later the reply crackled through. “Logged, Farther Star. Safe flight, Mosby. Relay office will forward any messages.”</w:t>
      </w:r>
    </w:p>
    <w:p w14:paraId="0BBBF4EF" w14:textId="77777777" w:rsidR="001C37EC" w:rsidRPr="001C37EC" w:rsidRDefault="001C37EC" w:rsidP="001C37EC">
      <w:pPr>
        <w:spacing w:before="100" w:beforeAutospacing="1" w:after="100" w:afterAutospacing="1" w:line="240" w:lineRule="auto"/>
        <w:rPr>
          <w:rFonts w:eastAsia="Times New Roman" w:cstheme="minorHAnsi"/>
          <w:kern w:val="0"/>
          <w:sz w:val="24"/>
          <w:szCs w:val="24"/>
          <w14:ligatures w14:val="none"/>
        </w:rPr>
      </w:pPr>
      <w:r w:rsidRPr="001C37EC">
        <w:rPr>
          <w:rFonts w:eastAsia="Times New Roman" w:cstheme="minorHAnsi"/>
          <w:kern w:val="0"/>
          <w:sz w:val="24"/>
          <w:szCs w:val="24"/>
          <w14:ligatures w14:val="none"/>
        </w:rPr>
        <w:t>The sky darkened toward black ahead of them, and the first hard stars began to burn through.</w:t>
      </w:r>
    </w:p>
    <w:p w14:paraId="3C6BBB55" w14:textId="7B4D05A4" w:rsidR="00A4280A" w:rsidRPr="00303D85" w:rsidRDefault="001B2942" w:rsidP="00A4280A">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Behind them, Brightwater turned in the light. Ahead, Ael-Runn waited.</w:t>
      </w:r>
    </w:p>
    <w:p w14:paraId="0B062AE3" w14:textId="77777777" w:rsidR="00950E1E" w:rsidRPr="00303D85" w:rsidRDefault="00950E1E">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61A91CE5" w14:textId="7F5E7AE4" w:rsidR="00312D55" w:rsidRPr="00312D55" w:rsidRDefault="00312D55" w:rsidP="00312D55">
      <w:pPr>
        <w:spacing w:before="100" w:beforeAutospacing="1" w:after="100" w:afterAutospacing="1" w:line="240" w:lineRule="auto"/>
        <w:outlineLvl w:val="1"/>
        <w:rPr>
          <w:rFonts w:eastAsia="Times New Roman" w:cstheme="minorHAnsi"/>
          <w:kern w:val="0"/>
          <w:sz w:val="24"/>
          <w:szCs w:val="24"/>
          <w14:ligatures w14:val="none"/>
        </w:rPr>
      </w:pPr>
      <w:r w:rsidRPr="00312D55">
        <w:rPr>
          <w:rFonts w:eastAsia="Times New Roman" w:cstheme="minorHAnsi"/>
          <w:kern w:val="0"/>
          <w:sz w:val="24"/>
          <w:szCs w:val="24"/>
          <w14:ligatures w14:val="none"/>
        </w:rPr>
        <w:lastRenderedPageBreak/>
        <w:t xml:space="preserve">Chapter 3 </w:t>
      </w:r>
    </w:p>
    <w:p w14:paraId="2FC65C0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Clearing the planet’s gravity well took longer than most people expected, and Mosby wasn’t pushing the engines hard. Their power came as a steady vibration through the ship — a low tremor in the deck and up through the seat frame. The climb was deliberate, efficient, unhurried, stingy with fuel as the Farther Star curved away and Brightwater fell behind.</w:t>
      </w:r>
    </w:p>
    <w:p w14:paraId="67C636E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said little during ascent. Her hands stayed on the armrests, though the death grip she’d started with had eased. As violet faded to black and the world slipped out of view, she settled back and took several slow breaths.</w:t>
      </w:r>
    </w:p>
    <w:p w14:paraId="3A3580D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“You okay?” Mosby asked, adjusting course, his hands moving easily across the controls.</w:t>
      </w:r>
    </w:p>
    <w:p w14:paraId="319C2C5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 She grimaced. “That felt rougher than I’m used to.”</w:t>
      </w:r>
    </w:p>
    <w:p w14:paraId="4F5DF1F3"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“You’re used to civilian craft. They run heavier stabilizers and dampeners than what the Star was built with,” he said. “I should apologize, though. Assault pilots turn the dampeners down to get a better feel for the ship going in on a run. Rides rougher, but that’s what I’m used to.” He glanced over, sincere. “I’ll reset them all the way up next time.”</w:t>
      </w:r>
    </w:p>
    <w:p w14:paraId="6217EA2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closed her eyes and let out a slow breath. “No… I’ll manage. You do what you need to get us there.”</w:t>
      </w:r>
    </w:p>
    <w:p w14:paraId="4A7E526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Two hours later Mosby began the FTL checklist, eyes moving across displays and instruments as his hands worked the controls by habit. Sael had relaxed once they were clear of the planet. She returned from the galley with two mugs and offered one across the console.</w:t>
      </w:r>
    </w:p>
    <w:p w14:paraId="6B2B0AE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“Coffee?”</w:t>
      </w:r>
    </w:p>
    <w:p w14:paraId="6D4E64E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“Oh, no thanks,” Mosby said. “Four and a half years in the Marines and I never could get used to the nasty stuff.”</w:t>
      </w:r>
    </w:p>
    <w:p w14:paraId="7382179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 xml:space="preserve">Sael settled into the copilot’s seat, cupping the mug in both hands. “It doesn’t grow on Astrin, and we couldn’t afford it anyway.” She took a sip, closing her eyes briefly as she savored it. “I learned to like it working logistics on a station in </w:t>
      </w:r>
      <w:proofErr w:type="spellStart"/>
      <w:r w:rsidRPr="00312D55">
        <w:rPr>
          <w:rFonts w:eastAsia="Times New Roman" w:cstheme="minorHAnsi"/>
          <w:kern w:val="0"/>
          <w:sz w:val="24"/>
          <w:szCs w:val="24"/>
          <w14:ligatures w14:val="none"/>
        </w:rPr>
        <w:t>Orenai</w:t>
      </w:r>
      <w:proofErr w:type="spellEnd"/>
      <w:r w:rsidRPr="00312D55">
        <w:rPr>
          <w:rFonts w:eastAsia="Times New Roman" w:cstheme="minorHAnsi"/>
          <w:kern w:val="0"/>
          <w:sz w:val="24"/>
          <w:szCs w:val="24"/>
          <w14:ligatures w14:val="none"/>
        </w:rPr>
        <w:t>.”</w:t>
      </w:r>
    </w:p>
    <w:p w14:paraId="60CFA05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t>
      </w:r>
      <w:proofErr w:type="spellStart"/>
      <w:r w:rsidRPr="00312D55">
        <w:rPr>
          <w:rFonts w:eastAsia="Times New Roman" w:cstheme="minorHAnsi"/>
          <w:kern w:val="0"/>
          <w:sz w:val="24"/>
          <w:szCs w:val="24"/>
          <w14:ligatures w14:val="none"/>
        </w:rPr>
        <w:t>Orenai</w:t>
      </w:r>
      <w:proofErr w:type="spellEnd"/>
      <w:r w:rsidRPr="00312D55">
        <w:rPr>
          <w:rFonts w:eastAsia="Times New Roman" w:cstheme="minorHAnsi"/>
          <w:kern w:val="0"/>
          <w:sz w:val="24"/>
          <w:szCs w:val="24"/>
          <w14:ligatures w14:val="none"/>
        </w:rPr>
        <w:t>?” Mosby glanced at her. “That’s Solarian.”</w:t>
      </w:r>
    </w:p>
    <w:p w14:paraId="18473B7E"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 xml:space="preserve">Sael lowered the mug to her lap, still holding it. A faint crease formed between her brows. “I’m the fourth daughter of a minor house. There wasn’t much prospect for me, so I took a government post. They assigned me to </w:t>
      </w:r>
      <w:proofErr w:type="spellStart"/>
      <w:r w:rsidRPr="00312D55">
        <w:rPr>
          <w:rFonts w:eastAsia="Times New Roman" w:cstheme="minorHAnsi"/>
          <w:kern w:val="0"/>
          <w:sz w:val="24"/>
          <w:szCs w:val="24"/>
          <w14:ligatures w14:val="none"/>
        </w:rPr>
        <w:t>Orenai</w:t>
      </w:r>
      <w:proofErr w:type="spellEnd"/>
      <w:r w:rsidRPr="00312D55">
        <w:rPr>
          <w:rFonts w:eastAsia="Times New Roman" w:cstheme="minorHAnsi"/>
          <w:kern w:val="0"/>
          <w:sz w:val="24"/>
          <w:szCs w:val="24"/>
          <w14:ligatures w14:val="none"/>
        </w:rPr>
        <w:t xml:space="preserve"> as a logistics liaison.”</w:t>
      </w:r>
    </w:p>
    <w:p w14:paraId="7FC21D5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“So you were a Lady stacking boxes,” Mosby observed, continuing down the checklist.</w:t>
      </w:r>
    </w:p>
    <w:p w14:paraId="54ECD19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lastRenderedPageBreak/>
        <w:t>“Yes,” she said, straightening in her seat, chin lifting a fraction. “But it got me to where I am now — and where I will be soon.”</w:t>
      </w:r>
    </w:p>
    <w:p w14:paraId="1C31B493"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paused at that, one hand resting lightly on the console. Then, as if nothing of weight had just been spoken, he said, “Well, do you mind checking the cargo before we go to FTL?”</w:t>
      </w:r>
    </w:p>
    <w:p w14:paraId="39E924A6"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studied him for a moment, then her expression softened. “Certainly.” She set the mug into its holder, unstrapped, and moved aft.</w:t>
      </w:r>
    </w:p>
    <w:p w14:paraId="402FC57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watched her go, gave a small shake of his head, and turned back to the instruments.</w:t>
      </w:r>
    </w:p>
    <w:p w14:paraId="03B6C21E"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“All good?” he asked when she returned.</w:t>
      </w:r>
    </w:p>
    <w:p w14:paraId="1541BD9C"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“Everything secure,” she said, settling into her seat. “But the ship’s going to smell like fish soon.”</w:t>
      </w:r>
    </w:p>
    <w:p w14:paraId="1613D2CE"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 xml:space="preserve">He sighed. “Can’t be helped. Not much else comes off Brightwater until the harvest comes in. I’ll get new filters at </w:t>
      </w:r>
      <w:proofErr w:type="spellStart"/>
      <w:r w:rsidRPr="00312D55">
        <w:rPr>
          <w:rFonts w:eastAsia="Times New Roman" w:cstheme="minorHAnsi"/>
          <w:kern w:val="0"/>
          <w:sz w:val="24"/>
          <w:szCs w:val="24"/>
          <w14:ligatures w14:val="none"/>
        </w:rPr>
        <w:t>Aureline</w:t>
      </w:r>
      <w:proofErr w:type="spellEnd"/>
      <w:r w:rsidRPr="00312D55">
        <w:rPr>
          <w:rFonts w:eastAsia="Times New Roman" w:cstheme="minorHAnsi"/>
          <w:kern w:val="0"/>
          <w:sz w:val="24"/>
          <w:szCs w:val="24"/>
          <w14:ligatures w14:val="none"/>
        </w:rPr>
        <w:t xml:space="preserve"> Transit, but it’ll linger for a month.” He tapped the final confirmation. “All right — let’s go to FTL.”</w:t>
      </w:r>
    </w:p>
    <w:p w14:paraId="118AE71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tightened her straps.</w:t>
      </w:r>
    </w:p>
    <w:p w14:paraId="18D0A81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 xml:space="preserve">“Don’t overdo it,” Mosby said. “This won’t be like leaving </w:t>
      </w:r>
      <w:proofErr w:type="spellStart"/>
      <w:r w:rsidRPr="00312D55">
        <w:rPr>
          <w:rFonts w:eastAsia="Times New Roman" w:cstheme="minorHAnsi"/>
          <w:kern w:val="0"/>
          <w:sz w:val="24"/>
          <w:szCs w:val="24"/>
          <w14:ligatures w14:val="none"/>
        </w:rPr>
        <w:t>atmo</w:t>
      </w:r>
      <w:proofErr w:type="spellEnd"/>
      <w:r w:rsidRPr="00312D55">
        <w:rPr>
          <w:rFonts w:eastAsia="Times New Roman" w:cstheme="minorHAnsi"/>
          <w:kern w:val="0"/>
          <w:sz w:val="24"/>
          <w:szCs w:val="24"/>
          <w14:ligatures w14:val="none"/>
        </w:rPr>
        <w:t>. This’ll be… different. Smooth, but different.”</w:t>
      </w:r>
    </w:p>
    <w:p w14:paraId="17CE27F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She looked relieved. “I’ve been through jumps before, but always in liners or cargo haulers. I’m a rated pilot, you know. Those ships flew almost entirely by instruments.” She gestured toward the forward ports. “You couldn’t see a thing outside.”</w:t>
      </w:r>
    </w:p>
    <w:p w14:paraId="5ADF265C"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leaned back slightly. “Okay… here we go.”</w:t>
      </w:r>
    </w:p>
    <w:p w14:paraId="3DCF812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FTL drive began to spool up, and the ship filled with a low, steady hum.</w:t>
      </w:r>
    </w:p>
    <w:p w14:paraId="5C9A4D9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world outside changed.</w:t>
      </w:r>
    </w:p>
    <w:p w14:paraId="269FA24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FTL wasn’t a flash or a streak of stars. Instead, space ahead softened, like heat haze over a desert road. A faint shimmer gathered before the bow, then spread, blooming outward until it swallowed the view and even the Farther Star seemed dim beside it.</w:t>
      </w:r>
    </w:p>
    <w:p w14:paraId="552234E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Outside, the universe stretched.</w:t>
      </w:r>
    </w:p>
    <w:p w14:paraId="1C5415A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Stars did not streak — they bent, smeared into impossible geometries, long curved distortions like light seen through rippling water. Shapes lingered at the edge of perception: threads, arcs, deep wells of shadow that seemed to slide past without ever quite moving.</w:t>
      </w:r>
    </w:p>
    <w:p w14:paraId="60CE6C3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lastRenderedPageBreak/>
        <w:t>Inside, a low harmonic vibration filled the ship — not loud, but present everywhere at once. Now and then came the subtle sensation of turning, though no thrusters fired and no course change showed on the board.</w:t>
      </w:r>
    </w:p>
    <w:p w14:paraId="6A19A88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exhaled slowly. “It looks different than I expected. It feels like we’re inside something.”</w:t>
      </w:r>
    </w:p>
    <w:p w14:paraId="7563589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“We are,” Mosby replied. “Just don’t ask me to explain what.”</w:t>
      </w:r>
    </w:p>
    <w:p w14:paraId="7F4AD4B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After that there was little to do once the navigation computer took over. Mosby stayed near the cockpit, dozing in short stretches, waking often to scan the instruments or when a subtle shift in the ship’s motion stirred him.</w:t>
      </w:r>
    </w:p>
    <w:p w14:paraId="74CEBF4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When the second watch cycle would normally begin, Sael appeared with food and two cups.</w:t>
      </w:r>
    </w:p>
    <w:p w14:paraId="3A8BED9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“You sleep like a man expecting problems,” she said, setting the tray down.</w:t>
      </w:r>
    </w:p>
    <w:p w14:paraId="25259C2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Mosby’s eyes opened partway. “I sleep like a man who’s had problems,” he said. “Another old habit from flying alone so long. There isn’t anyone else.” He pushed himself upright and began eating. “Pretty good,” he added.</w:t>
      </w:r>
    </w:p>
    <w:p w14:paraId="2EE390A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“Thanks.” She checked the instruments. “It isn’t good for you. You should get proper sleep. I can handle things, and you won’t be any use worn out if something happens.”</w:t>
      </w:r>
    </w:p>
    <w:p w14:paraId="6B3046E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“Alright,” Mosby said, standing and stretching. “Let’s see what you can do.”</w:t>
      </w:r>
    </w:p>
    <w:p w14:paraId="361C1023"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slid into the seat. He stood behind her, watching — smooth inputs, no overcorrection, her eyes traveling steadily across the board.</w:t>
      </w:r>
    </w:p>
    <w:p w14:paraId="6DA3E5D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“What do you think?” he asked.</w:t>
      </w:r>
    </w:p>
    <w:p w14:paraId="43B5E5EA"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“Transit’s faster than a hauler, but nothing I can’t handle. Not much to do, really.”</w:t>
      </w:r>
    </w:p>
    <w:p w14:paraId="3442167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“Wake me if drift exceeds point-zero-three.”</w:t>
      </w:r>
    </w:p>
    <w:p w14:paraId="66642ED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“It won’t.”</w:t>
      </w:r>
    </w:p>
    <w:p w14:paraId="2C64D72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“That wasn’t a suggestion,” he growled.</w:t>
      </w:r>
    </w:p>
    <w:p w14:paraId="339DC03E"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She waited until he’d gone. “I know,” she said softly, with a small smile he didn’t see.</w:t>
      </w:r>
    </w:p>
    <w:p w14:paraId="45E4C74A" w14:textId="1B0A90B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next day passed in the quiet rhythm of ship life. One of them always near the cockpit. Meals, watches, checks — the same small loop, over and over. As Sael had said, there wasn’t much to do.</w:t>
      </w:r>
    </w:p>
    <w:p w14:paraId="74BE47A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lastRenderedPageBreak/>
        <w:t>On the third day, a chime sounded.</w:t>
      </w:r>
    </w:p>
    <w:p w14:paraId="42CF055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“FTL exit approach in twenty,” Sael said over the intercom.</w:t>
      </w:r>
    </w:p>
    <w:p w14:paraId="1B0BCAD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“I’ll be there in a minute,” came Mosby’s reply.</w:t>
      </w:r>
    </w:p>
    <w:p w14:paraId="2E709E53"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entered the cockpit, stretching. “How are things?”</w:t>
      </w:r>
    </w:p>
    <w:p w14:paraId="3176AD4C"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“Everything within parameters,” she said, starting to rise.</w:t>
      </w:r>
    </w:p>
    <w:p w14:paraId="30E2F99A"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put a hand on her shoulder. “You ever piloted an exit?”</w:t>
      </w:r>
    </w:p>
    <w:p w14:paraId="0E8E5D3E"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“Once. It was a while back. Mostly automated.”</w:t>
      </w:r>
    </w:p>
    <w:p w14:paraId="069BD44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“Well this is a quiet system. No better time to do it manually.” He slid into the copilot’s seat.</w:t>
      </w:r>
    </w:p>
    <w:p w14:paraId="232AE5C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took a breath and began the transition. Slowly, space outside clarified. The stretched impressions of stars tightened back into points. A pale system primary bloomed ahead.</w:t>
      </w:r>
    </w:p>
    <w:p w14:paraId="3FBE0286"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“Easy,” Mosby murmured. “Don’t rush the transition.”</w:t>
      </w:r>
    </w:p>
    <w:p w14:paraId="7773927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“I’m not. Sensors show no obstructions at exit point.”</w:t>
      </w:r>
    </w:p>
    <w:p w14:paraId="27C7AE03"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field peeled away like water shedding from a hull. Normal space settled around them with a subtle shudder.</w:t>
      </w:r>
    </w:p>
    <w:p w14:paraId="326B727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let out a breath.</w:t>
      </w:r>
    </w:p>
    <w:p w14:paraId="5F12529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“Welcome back to the slow universe,” Mosby said.</w:t>
      </w:r>
    </w:p>
    <w:p w14:paraId="5CF70FC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Traffic lanes resolved. Civilian transponders pinged lazily — haulers, couriers, a bulk transport crawling in-system.</w:t>
      </w:r>
    </w:p>
    <w:p w14:paraId="0D25CDA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Routine. Orderly.</w:t>
      </w:r>
    </w:p>
    <w:p w14:paraId="7E4EDFD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keyed the comm. “</w:t>
      </w:r>
      <w:proofErr w:type="spellStart"/>
      <w:r w:rsidRPr="00312D55">
        <w:rPr>
          <w:rFonts w:eastAsia="Times New Roman" w:cstheme="minorHAnsi"/>
          <w:kern w:val="0"/>
          <w:sz w:val="24"/>
          <w:szCs w:val="24"/>
          <w14:ligatures w14:val="none"/>
        </w:rPr>
        <w:t>Aureline</w:t>
      </w:r>
      <w:proofErr w:type="spellEnd"/>
      <w:r w:rsidRPr="00312D55">
        <w:rPr>
          <w:rFonts w:eastAsia="Times New Roman" w:cstheme="minorHAnsi"/>
          <w:kern w:val="0"/>
          <w:sz w:val="24"/>
          <w:szCs w:val="24"/>
          <w14:ligatures w14:val="none"/>
        </w:rPr>
        <w:t xml:space="preserve"> Traffic, independent trader Farther Star inbound from outer vector. Request approach corridor and docking assignment.”</w:t>
      </w:r>
    </w:p>
    <w:p w14:paraId="32ED73E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“Farther Star, wait one at the outer marker.”</w:t>
      </w:r>
    </w:p>
    <w:p w14:paraId="5A850FA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Sael said, a note of concern in her voice, “transient return on the scope.”</w:t>
      </w:r>
    </w:p>
    <w:p w14:paraId="3DB68197"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“Where?” he said, leaning to get a better look.</w:t>
      </w:r>
    </w:p>
    <w:p w14:paraId="1D96445E"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lastRenderedPageBreak/>
        <w:t>She marked the vector, but it now showed empty space. “Sensor echo from the transition?” she asked, not sounding certain.</w:t>
      </w:r>
    </w:p>
    <w:p w14:paraId="28C97AB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didn’t answer.</w:t>
      </w:r>
    </w:p>
    <w:p w14:paraId="547519D7"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 second later the contact returned — closer this time, still outside visual range, profile too thin for a freighter, too steady for debris.</w:t>
      </w:r>
    </w:p>
    <w:p w14:paraId="2B6D2DC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And matching their vector.</w:t>
      </w:r>
    </w:p>
    <w:p w14:paraId="168177D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Mosby’s jaw tightened. “That’s not traffic.”</w:t>
      </w:r>
    </w:p>
    <w:p w14:paraId="7FDE6EEE"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contact shifted again, sliding just far enough off their sensor edge to make a clean lock impossible.</w:t>
      </w:r>
    </w:p>
    <w:p w14:paraId="135290C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Sael’s voice stayed level, but her hands were very still on the controls. “It’s pacing us.”</w:t>
      </w:r>
    </w:p>
    <w:p w14:paraId="618906EC"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“Yeah,” Mosby said quietly. “It is.”</w:t>
      </w:r>
    </w:p>
    <w:p w14:paraId="60DB6366"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checked the sensors and the comm. No registry string. No trade ID. Just a clean, blank return where data ought to have been.</w:t>
      </w:r>
    </w:p>
    <w:p w14:paraId="5B812DD3"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stiffened.</w:t>
      </w:r>
    </w:p>
    <w:p w14:paraId="05C7D577"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noticed the change in his posture. “Problem?”</w:t>
      </w:r>
    </w:p>
    <w:p w14:paraId="5E54F997"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“Maybe nothing,” he said. “Got a ghost out there.”</w:t>
      </w:r>
    </w:p>
    <w:p w14:paraId="7CF7FB0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magnified the contact. The return was thin, almost too neat — not quite a hull so much as a void cut from space where a hull ought to be.</w:t>
      </w:r>
    </w:p>
    <w:p w14:paraId="50655DCF"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“Military?” she asked.</w:t>
      </w:r>
    </w:p>
    <w:p w14:paraId="5BCC9F3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“Not broadcasting like one,” Mosby said. “Not broadcasting like anything.”</w:t>
      </w:r>
    </w:p>
    <w:p w14:paraId="5404289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keyed a polite, low-power ping on standard trader frequencies. “Unidentified traffic, this is independent trader Farther Star inbound from Brightwater. You showing passive only, or you got something to say?”</w:t>
      </w:r>
    </w:p>
    <w:p w14:paraId="3E950FA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No response.</w:t>
      </w:r>
    </w:p>
    <w:p w14:paraId="77855BDE"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contact held its course for several minutes more, then made a shallow burn adjustment. Not toward them. Not away. Just… sideways, as if stepping out of a line only it could see.</w:t>
      </w:r>
    </w:p>
    <w:p w14:paraId="52223F5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 minute later it disappeared from the scanner display, gone as cleanly as it had appeared.</w:t>
      </w:r>
    </w:p>
    <w:p w14:paraId="06E4076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lastRenderedPageBreak/>
        <w:t>Sael kept her eyes on the screen even after the marker vanished. “Could be a survey craft,” she said. “Or a courier running dark.”</w:t>
      </w:r>
    </w:p>
    <w:p w14:paraId="74FBDED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“Could be,” Mosby agreed.</w:t>
      </w:r>
    </w:p>
    <w:p w14:paraId="7DA1C13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didn’t add what he was thinking. Survey craft filed notices. Couriers running dark did not drift that close to a known trade lane without at least a token hello.</w:t>
      </w:r>
    </w:p>
    <w:p w14:paraId="417D46D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“What do you think?” Sael asked, more quietly now.</w:t>
      </w:r>
    </w:p>
    <w:p w14:paraId="7E13C8C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“Don’t know,” Mosby said. “I’m just a pilot. This is more your world than mine.”</w:t>
      </w:r>
    </w:p>
    <w:p w14:paraId="580A3AE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She watched him for a moment, calculating, lips pressed tight, then looked back at the scanner. “It’s probably nothing to worry about.”</w:t>
      </w:r>
    </w:p>
    <w:p w14:paraId="1B81B9C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still didn’t answer. He only eased his hand back onto the controls, as if a steadier grip could make the universe behave.</w:t>
      </w:r>
    </w:p>
    <w:p w14:paraId="5AC0102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 xml:space="preserve">Then the comm came to life. “Farther Star, </w:t>
      </w:r>
      <w:proofErr w:type="spellStart"/>
      <w:r w:rsidRPr="00312D55">
        <w:rPr>
          <w:rFonts w:eastAsia="Times New Roman" w:cstheme="minorHAnsi"/>
          <w:kern w:val="0"/>
          <w:sz w:val="24"/>
          <w:szCs w:val="24"/>
          <w14:ligatures w14:val="none"/>
        </w:rPr>
        <w:t>Aureline</w:t>
      </w:r>
      <w:proofErr w:type="spellEnd"/>
      <w:r w:rsidRPr="00312D55">
        <w:rPr>
          <w:rFonts w:eastAsia="Times New Roman" w:cstheme="minorHAnsi"/>
          <w:kern w:val="0"/>
          <w:sz w:val="24"/>
          <w:szCs w:val="24"/>
          <w14:ligatures w14:val="none"/>
        </w:rPr>
        <w:t xml:space="preserve"> Control. You’re cleared Dock Ring C, Berth Twelve. Vector two-seven-eight mark zero-zero-three. Watch your drift — we’ve got a tanker cycling thrusters on the inner lane.”</w:t>
      </w:r>
    </w:p>
    <w:p w14:paraId="1538AFB7"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“Copy that,” Mosby said, switching seats with Sael.</w:t>
      </w:r>
    </w:p>
    <w:p w14:paraId="3AB9C983"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made the course corrections smoothly and guided the Star through the traffic lanes. Small adjustments brought them into alignment with the berth. A soft shudder ran through the hull as the docking clamps took hold. Mosby powered down the engines and let the station’s handling system ease the Star the rest of the way in.</w:t>
      </w:r>
    </w:p>
    <w:p w14:paraId="04746BC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watched as he completed the docking sequence. “You make that look easy.”</w:t>
      </w:r>
    </w:p>
    <w:p w14:paraId="0156715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“It is,” he said. “Right up until it isn’t.”</w:t>
      </w:r>
    </w:p>
    <w:p w14:paraId="6C466F6A"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smell reached the dockworkers before the ramp had finished lowering.</w:t>
      </w:r>
    </w:p>
    <w:p w14:paraId="652D35C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One of them wrinkled his nose, then grinned. “Brightwater catch again?”</w:t>
      </w:r>
    </w:p>
    <w:p w14:paraId="1275443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“Fresh this time,” Mosby called down.</w:t>
      </w:r>
    </w:p>
    <w:p w14:paraId="37C62CBF"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 xml:space="preserve">The air in the cargo bay was still cool from transit, but the sharp brine of packed fish cut through insulation and cold metal alike. The workers came aboard with practiced efficiency, boots ringing on the deck plates as they rolled in pallet jacks and shoulder braces. Crates of insulated seafood went first, their lids beaded with condensation. Then came the smaller bins </w:t>
      </w:r>
      <w:r w:rsidRPr="00312D55">
        <w:rPr>
          <w:rFonts w:eastAsia="Times New Roman" w:cstheme="minorHAnsi"/>
          <w:kern w:val="0"/>
          <w:sz w:val="24"/>
          <w:szCs w:val="24"/>
          <w14:ligatures w14:val="none"/>
        </w:rPr>
        <w:lastRenderedPageBreak/>
        <w:t>— leafy island greens wrapped in damp cloth, knobby root vegetables still carrying a trace of red soil in their creases.</w:t>
      </w:r>
    </w:p>
    <w:p w14:paraId="48AF7B8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Payment transferred in small, practical numbers. No ceremony. No bargaining theater. Just figures reviewed on a handheld slate, a nod, and a confirmation tap. Not enough to make anyone rich, but enough to keep routes alive and names remembered.</w:t>
      </w:r>
    </w:p>
    <w:p w14:paraId="0F2278E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handled the manifests without being asked. She stood just off the main flow of traffic, slate in hand, cross-checking weights against declared loads and verifying signatures with quick, precise motions. Her expression stayed neutral, but she worked with the quiet intensity of someone who did not like leaving loose ends behind.</w:t>
      </w:r>
    </w:p>
    <w:p w14:paraId="3884283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Across the bay, Mosby leaned against a bulkhead, speaking with the dock receiver while two workers pried open the lid of a seafood crate.</w:t>
      </w:r>
    </w:p>
    <w:p w14:paraId="410826C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 breath of cold brine rolled out as the seal cracked.</w:t>
      </w:r>
    </w:p>
    <w:p w14:paraId="70C4040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receiver prodded one of the inner packs with a gloved finger, then frowned. “Ice is softer than it should be.”</w:t>
      </w:r>
    </w:p>
    <w:p w14:paraId="2ADC07D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“It always is by the time it gets here,” Mosby said. “Your loading bay sat open half the transfer window.”</w:t>
      </w:r>
    </w:p>
    <w:p w14:paraId="5625A80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man pressed a thumb against a gel pack, watching it deform. “Might have to mark this as partial temperature compromise.”</w:t>
      </w:r>
    </w:p>
    <w:p w14:paraId="7DAC2E7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“Might,” Mosby agreed. “If you want the paperwork headache. Or you can call it within tolerance and move it while it’s still good.”</w:t>
      </w:r>
    </w:p>
    <w:p w14:paraId="517EA8B3"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receiver glanced at him sideways. He knew the dance as well as Mosby did. Mark it spoiled and the forms multiplied. Mark it usable and everyone kept their day simple.</w:t>
      </w:r>
    </w:p>
    <w:p w14:paraId="031ABA6A"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“How far over do you think you are?” the man asked.</w:t>
      </w:r>
    </w:p>
    <w:p w14:paraId="336E30C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“Less than two percent,” Mosby said. “Same as every other time your dock runs behind schedule.”</w:t>
      </w:r>
    </w:p>
    <w:p w14:paraId="2551111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 pause.</w:t>
      </w:r>
    </w:p>
    <w:p w14:paraId="320979F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receiver grunted. “Call it acceptable loss.”</w:t>
      </w:r>
    </w:p>
    <w:p w14:paraId="3098038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“Thought you might.”</w:t>
      </w:r>
    </w:p>
    <w:p w14:paraId="52CCC20A"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lastRenderedPageBreak/>
        <w:t xml:space="preserve">By the time the last Brightwater crate rolled down the ramp, the cargo bay was already filling again. Machine parts in reinforced cases. Medical supplies with tamper seals and temperature tags blinking steady green. A row of sealed containers marked for </w:t>
      </w:r>
      <w:proofErr w:type="spellStart"/>
      <w:r w:rsidRPr="00312D55">
        <w:rPr>
          <w:rFonts w:eastAsia="Times New Roman" w:cstheme="minorHAnsi"/>
          <w:kern w:val="0"/>
          <w:sz w:val="24"/>
          <w:szCs w:val="24"/>
          <w14:ligatures w14:val="none"/>
        </w:rPr>
        <w:t>Karamar</w:t>
      </w:r>
      <w:proofErr w:type="spellEnd"/>
      <w:r w:rsidRPr="00312D55">
        <w:rPr>
          <w:rFonts w:eastAsia="Times New Roman" w:cstheme="minorHAnsi"/>
          <w:kern w:val="0"/>
          <w:sz w:val="24"/>
          <w:szCs w:val="24"/>
          <w14:ligatures w14:val="none"/>
        </w:rPr>
        <w:t xml:space="preserve"> and further along the line, their destination codes stenciled in faded blue.</w:t>
      </w:r>
    </w:p>
    <w:p w14:paraId="143CCB9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Routine. Ordinary. Safe.</w:t>
      </w:r>
    </w:p>
    <w:p w14:paraId="7B5BC83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Which made Mosby more uneasy than he liked.</w:t>
      </w:r>
    </w:p>
    <w:p w14:paraId="0B1C7D5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stood at the top of the ramp a moment longer than necessary, watching the dock beyond the workers’ backs. Cranes moved. Cargo floated between guide beams. Station traffic drifted in its slow, deliberate patterns.</w:t>
      </w:r>
    </w:p>
    <w:p w14:paraId="5F01FFAC"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Nothing there.</w:t>
      </w:r>
    </w:p>
    <w:p w14:paraId="6ABA4DBC"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rubbed the scar over his eye with his thumb. The shadow contact lingered in his mind, wrong in a way he couldn’t name.</w:t>
      </w:r>
    </w:p>
    <w:p w14:paraId="084526DA"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had seen a shape once, out in open space — black against black, a hull line that didn’t reflect starlight the way it should have. Just a presence where no presence ought to be, sliding across his sensors and then gone.</w:t>
      </w:r>
    </w:p>
    <w:p w14:paraId="5FF02ED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Nothing he could point to. Nothing he could prove.</w:t>
      </w:r>
    </w:p>
    <w:p w14:paraId="1C41F06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And that was what he didn’t like.</w:t>
      </w:r>
    </w:p>
    <w:p w14:paraId="28B09AC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Behind him, paperwork finished cycling through the dock net, confirmations chiming softly from the cargo office console. Sael stepped up beside him.</w:t>
      </w:r>
    </w:p>
    <w:p w14:paraId="1A2D90D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“Want to get something to eat that isn’t ship rations?” Mosby asked.</w:t>
      </w:r>
    </w:p>
    <w:p w14:paraId="611A60D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“Know any place that’s good?”</w:t>
      </w:r>
    </w:p>
    <w:p w14:paraId="4C013486"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“Maybe. I want to check for messages on the way.”</w:t>
      </w:r>
    </w:p>
    <w:p w14:paraId="6548E98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Inside the station, gravity felt wrong after three days under steady thrust.</w:t>
      </w:r>
    </w:p>
    <w:p w14:paraId="3933824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deck didn’t move, didn’t hum with the faint, reassuring vibration of engines working. It just sat there, solid and indifferent. Mosby’s stride shortened without his permission, knees flexing a little more than needed as if the floor might shift. He didn’t bother trying to hide it.</w:t>
      </w:r>
    </w:p>
    <w:p w14:paraId="081A04B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adjusted within a dozen steps. Her balance settled, shoulders squaring as though she had changed environments by choice rather than necessity.</w:t>
      </w:r>
    </w:p>
    <w:p w14:paraId="69346E7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lastRenderedPageBreak/>
        <w:t>They stopped first at the relay office, a narrow room tucked between a supply depot and a fuel broker. The air smelled faintly of hot circuitry and old paper.</w:t>
      </w:r>
    </w:p>
    <w:p w14:paraId="1B7DF69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clerk behind the counter barely looked up. “Name?”</w:t>
      </w:r>
    </w:p>
    <w:p w14:paraId="4A68C269"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Trader.”</w:t>
      </w:r>
    </w:p>
    <w:p w14:paraId="2FF716A7"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She tapped a key, reached into a tray without turning her head, and slid a thin stack of printed slips across the counter. “Three inbound. Two pending transmission confirmation.”</w:t>
      </w:r>
    </w:p>
    <w:p w14:paraId="352CDCB6"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picked them up and stepped aside. The slips were thin, cheap paper — something about physical copies still made people feel better when signals went bad.</w:t>
      </w:r>
    </w:p>
    <w:p w14:paraId="151BF60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Short notes. Route confirmations. A polite complaint about a pickup delay he would have to smooth over later.</w:t>
      </w:r>
    </w:p>
    <w:p w14:paraId="6CB94D9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If later came, he reminded himself.</w:t>
      </w:r>
    </w:p>
    <w:p w14:paraId="1BE19F46"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Nothing else.</w:t>
      </w:r>
    </w:p>
    <w:p w14:paraId="39A813FA"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watched him read, her hands folded loosely behind her back. “You were expecting something?”</w:t>
      </w:r>
    </w:p>
    <w:p w14:paraId="0013259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“Not really,” he said, folding the slips once and tucking them into his jacket. “Just checking who’s still talking.”</w:t>
      </w:r>
    </w:p>
    <w:p w14:paraId="79965F3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They ate in a dockside restaurant that specialized in food meant to remind travelers of somewhere else.</w:t>
      </w:r>
    </w:p>
    <w:p w14:paraId="18D055E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 lighting was warm and low, the walls decorated with faded prints of coastlines and farms from half a dozen worlds. The air carried a blend of spices that didn’t quite belong together but tried very hard to pretend they did.</w:t>
      </w:r>
    </w:p>
    <w:p w14:paraId="0B7CE6D3"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tried a local stew and decided, after two careful bites, that it was attempting three cuisines at once and succeeding at none of them. She ate it anyway, methodically, as though it were a task that required completion.</w:t>
      </w:r>
    </w:p>
    <w:p w14:paraId="51AFE6F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Mosby stuck with bread, roasted meat, and something that claimed to be beer. He drank it without comment, which was comment enough.</w:t>
      </w:r>
    </w:p>
    <w:p w14:paraId="643BB7E4"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They sat near a wide panoramic viewport overlooking one of the outer docking arms. Traffic drifted past in slow, deliberate motion: tugs nudging cargo modules, a shuttle rotating on thrusters before easing toward a berth, running lights sliding across the glass like distant stars that had forgotten how to stay still.</w:t>
      </w:r>
    </w:p>
    <w:p w14:paraId="620A87D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lastRenderedPageBreak/>
        <w:t>Mosby’s gaze kept straying back to the port.</w:t>
      </w:r>
    </w:p>
    <w:p w14:paraId="4909E6B2"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Not staring. Just… checking.</w:t>
      </w:r>
    </w:p>
    <w:p w14:paraId="1BE41F3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noticed on the third time. “You’re expecting someone to wave?”</w:t>
      </w:r>
    </w:p>
    <w:p w14:paraId="198E780B"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“Wouldn’t mind a friendly face,” he said.</w:t>
      </w:r>
    </w:p>
    <w:p w14:paraId="09A00987"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His eyes shifted again, tracking a vessel easing out from behind a lattice of gantries. For a moment all he saw was reflected glare — then a dark hull line, angular, unadorned, slipping sideways under maneuvering jets.</w:t>
      </w:r>
    </w:p>
    <w:p w14:paraId="5B9A371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It might have been the same ship.</w:t>
      </w:r>
    </w:p>
    <w:p w14:paraId="464140C8"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Might not.</w:t>
      </w:r>
    </w:p>
    <w:p w14:paraId="505F0C0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By the time he leaned forward slightly, trying to catch a registry mark, a fuel tender drifted between it and the viewport. When the view cleared, the ship was already turning away, vanishing behind the curve of the station’s outer ring.</w:t>
      </w:r>
    </w:p>
    <w:p w14:paraId="695E2EEE"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sat back.</w:t>
      </w:r>
    </w:p>
    <w:p w14:paraId="5D3B42F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Sael set her spoon down quietly. “Problem?”</w:t>
      </w:r>
    </w:p>
    <w:p w14:paraId="4585DEA5"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 xml:space="preserve">“Next stop is </w:t>
      </w:r>
      <w:proofErr w:type="spellStart"/>
      <w:r w:rsidRPr="00312D55">
        <w:rPr>
          <w:rFonts w:eastAsia="Times New Roman" w:cstheme="minorHAnsi"/>
          <w:kern w:val="0"/>
          <w:sz w:val="24"/>
          <w:szCs w:val="24"/>
          <w14:ligatures w14:val="none"/>
        </w:rPr>
        <w:t>Karamar</w:t>
      </w:r>
      <w:proofErr w:type="spellEnd"/>
      <w:r w:rsidRPr="00312D55">
        <w:rPr>
          <w:rFonts w:eastAsia="Times New Roman" w:cstheme="minorHAnsi"/>
          <w:kern w:val="0"/>
          <w:sz w:val="24"/>
          <w:szCs w:val="24"/>
          <w14:ligatures w14:val="none"/>
        </w:rPr>
        <w:t>,” he said, as if she had asked something else. “Then New Horizon. Traffic will be heavier there. Good place to disappear in a crowd.”</w:t>
      </w:r>
    </w:p>
    <w:p w14:paraId="3BBB27A6"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“Is that possible in the Star, the way she’s painted?” she asked lightly.</w:t>
      </w:r>
    </w:p>
    <w:p w14:paraId="15ECDEA1"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He gave her a sour look over the rim of his mug.</w:t>
      </w:r>
    </w:p>
    <w:p w14:paraId="3B25795D"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She held his gaze a moment longer, the faintest hint of a smile at the corner of her mouth. “You think we’re being followed.”</w:t>
      </w:r>
    </w:p>
    <w:p w14:paraId="27ADCB70" w14:textId="77777777"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“I think something took an interest,” he said. “That’s not the same thing. Yet.”</w:t>
      </w:r>
    </w:p>
    <w:p w14:paraId="51625BAE" w14:textId="330DF424" w:rsidR="00312D55" w:rsidRPr="00312D55" w:rsidRDefault="00312D55" w:rsidP="00312D55">
      <w:pPr>
        <w:spacing w:before="100" w:beforeAutospacing="1" w:after="100" w:afterAutospacing="1" w:line="240" w:lineRule="auto"/>
        <w:rPr>
          <w:rFonts w:eastAsia="Times New Roman" w:cstheme="minorHAnsi"/>
          <w:kern w:val="0"/>
          <w:sz w:val="24"/>
          <w:szCs w:val="24"/>
          <w14:ligatures w14:val="none"/>
        </w:rPr>
      </w:pPr>
      <w:r w:rsidRPr="00312D55">
        <w:rPr>
          <w:rFonts w:eastAsia="Times New Roman" w:cstheme="minorHAnsi"/>
          <w:kern w:val="0"/>
          <w:sz w:val="24"/>
          <w:szCs w:val="24"/>
          <w14:ligatures w14:val="none"/>
        </w:rPr>
        <w:t xml:space="preserve">She didn’t push further. But when she lifted her spoon again, she didn’t taste the stew. She was looking past her reflection in the viewport, into the slow dance of ships beyond the glass. Her eyes weren’t searching </w:t>
      </w:r>
      <w:r w:rsidRPr="00303D85">
        <w:rPr>
          <w:rFonts w:eastAsia="Times New Roman" w:cstheme="minorHAnsi"/>
          <w:kern w:val="0"/>
          <w:sz w:val="24"/>
          <w:szCs w:val="24"/>
          <w14:ligatures w14:val="none"/>
        </w:rPr>
        <w:t>space</w:t>
      </w:r>
      <w:r w:rsidRPr="00312D55">
        <w:rPr>
          <w:rFonts w:eastAsia="Times New Roman" w:cstheme="minorHAnsi"/>
          <w:kern w:val="0"/>
          <w:sz w:val="24"/>
          <w:szCs w:val="24"/>
          <w14:ligatures w14:val="none"/>
        </w:rPr>
        <w:t>. They were measuring it.</w:t>
      </w:r>
    </w:p>
    <w:p w14:paraId="28E83D0D" w14:textId="77777777" w:rsidR="00705BC1" w:rsidRPr="00303D85" w:rsidRDefault="00705BC1" w:rsidP="00A4280A">
      <w:pPr>
        <w:spacing w:before="100" w:beforeAutospacing="1" w:after="100" w:afterAutospacing="1" w:line="240" w:lineRule="auto"/>
        <w:rPr>
          <w:rFonts w:eastAsia="Times New Roman" w:cstheme="minorHAnsi"/>
          <w:kern w:val="0"/>
          <w:sz w:val="24"/>
          <w:szCs w:val="24"/>
          <w14:ligatures w14:val="none"/>
        </w:rPr>
      </w:pPr>
    </w:p>
    <w:p w14:paraId="7CC816A5" w14:textId="77777777" w:rsidR="00AE7BE2" w:rsidRPr="00303D85" w:rsidRDefault="00AE7BE2" w:rsidP="00A4280A">
      <w:pPr>
        <w:spacing w:before="100" w:beforeAutospacing="1" w:after="100" w:afterAutospacing="1" w:line="240" w:lineRule="auto"/>
        <w:rPr>
          <w:rFonts w:eastAsia="Times New Roman" w:cstheme="minorHAnsi"/>
          <w:kern w:val="0"/>
          <w:sz w:val="24"/>
          <w:szCs w:val="24"/>
          <w14:ligatures w14:val="none"/>
        </w:rPr>
      </w:pPr>
    </w:p>
    <w:p w14:paraId="29B2181C" w14:textId="3053A451" w:rsidR="00AE7BE2" w:rsidRPr="00303D85" w:rsidRDefault="00AE7BE2">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183048F2" w14:textId="106B0F1F" w:rsidR="006409E4" w:rsidRPr="00303D85" w:rsidRDefault="006409E4" w:rsidP="006409E4">
      <w:pPr>
        <w:spacing w:before="100" w:beforeAutospacing="1" w:after="100" w:afterAutospacing="1" w:line="240" w:lineRule="auto"/>
        <w:outlineLvl w:val="0"/>
        <w:rPr>
          <w:rFonts w:eastAsia="Times New Roman" w:cstheme="minorHAnsi"/>
          <w:kern w:val="36"/>
          <w:sz w:val="24"/>
          <w:szCs w:val="24"/>
          <w14:ligatures w14:val="none"/>
        </w:rPr>
      </w:pPr>
      <w:r w:rsidRPr="00303D85">
        <w:rPr>
          <w:rFonts w:eastAsia="Times New Roman" w:cstheme="minorHAnsi"/>
          <w:kern w:val="36"/>
          <w:sz w:val="24"/>
          <w:szCs w:val="24"/>
          <w14:ligatures w14:val="none"/>
        </w:rPr>
        <w:lastRenderedPageBreak/>
        <w:t xml:space="preserve">Chapter </w:t>
      </w:r>
      <w:r w:rsidR="00A81062" w:rsidRPr="00303D85">
        <w:rPr>
          <w:rFonts w:eastAsia="Times New Roman" w:cstheme="minorHAnsi"/>
          <w:kern w:val="36"/>
          <w:sz w:val="24"/>
          <w:szCs w:val="24"/>
          <w14:ligatures w14:val="none"/>
        </w:rPr>
        <w:t>4</w:t>
      </w:r>
    </w:p>
    <w:p w14:paraId="0F6B313A"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Departure from </w:t>
      </w:r>
      <w:proofErr w:type="spellStart"/>
      <w:r w:rsidRPr="00303D85">
        <w:rPr>
          <w:rFonts w:eastAsia="Times New Roman" w:cstheme="minorHAnsi"/>
          <w:kern w:val="0"/>
          <w:sz w:val="24"/>
          <w:szCs w:val="24"/>
          <w14:ligatures w14:val="none"/>
        </w:rPr>
        <w:t>Aureline</w:t>
      </w:r>
      <w:proofErr w:type="spellEnd"/>
      <w:r w:rsidRPr="00303D85">
        <w:rPr>
          <w:rFonts w:eastAsia="Times New Roman" w:cstheme="minorHAnsi"/>
          <w:kern w:val="0"/>
          <w:sz w:val="24"/>
          <w:szCs w:val="24"/>
          <w14:ligatures w14:val="none"/>
        </w:rPr>
        <w:t xml:space="preserve"> was clean. Gate traffic was steady but tightly controlled, ships spaced at precise intervals, each holding its assigned vector like freight cars in an invisible train.</w:t>
      </w:r>
    </w:p>
    <w:p w14:paraId="1E4C3239"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leaned forward slightly as the gate complex grew in the forward ports.</w:t>
      </w:r>
    </w:p>
    <w:p w14:paraId="6C2F785D"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was not a simple structure.</w:t>
      </w:r>
    </w:p>
    <w:p w14:paraId="742988CF"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Two immense rectangular loops hung in space, joined at the middle by a thick structural spine. Trusses, emitter rails, and armored conduits laced the framework, giving the whole construct the look of industrial machinery built on a scale that dwarfed warships. One loop handled departures, the other arrivals, their fields kept separate by dense hardware at the narrow waist between them.</w:t>
      </w:r>
    </w:p>
    <w:p w14:paraId="7872654E"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Faint distortions shimmered along sections of the framework, like heat haze over metal, where containment fields pressed against the vacuum. Thin bands of polarized light slid along emitter tracks as the system constantly recalibrated.</w:t>
      </w:r>
    </w:p>
    <w:p w14:paraId="57A56821"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Ships ahead approached the outbound lobe one at a time. Each reached an invisible boundary, wavered in a soft gravitational shimmer—</w:t>
      </w:r>
    </w:p>
    <w:p w14:paraId="7F98B17F"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vanished.</w:t>
      </w:r>
    </w:p>
    <w:p w14:paraId="1FDE4A7A"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“First time through a major gate from the front seat?” Mosby asked, eyes on the approach display.</w:t>
      </w:r>
    </w:p>
    <w:p w14:paraId="2DDBEF2E"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“I’ve used them,” Sael said. “Never from up here.”</w:t>
      </w:r>
    </w:p>
    <w:p w14:paraId="69738EC7"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don’t blink.”</w:t>
      </w:r>
    </w:p>
    <w:p w14:paraId="113944AF"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flight computer chimed as it accepted the gate’s approach envelope. Thrusters whispered in short, precise bursts, trimming their vector by fractions too small for human hands to manage cleanly.</w:t>
      </w:r>
    </w:p>
    <w:p w14:paraId="5D0C9FA0"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calm voice came over the comm.</w:t>
      </w:r>
    </w:p>
    <w:p w14:paraId="4854A3DA"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“Outbound vessel Farther Star, confirm mass profile one-one-eight thousand metric and lane assignment Delta-Seven.”</w:t>
      </w:r>
    </w:p>
    <w:p w14:paraId="721EBD28"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thumbed the transmit. “Farther Star confirms. Delta-Seven.”</w:t>
      </w:r>
    </w:p>
    <w:p w14:paraId="204B9501"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“Lane lock verified. Maintain envelope. You are cleared to threshold on mark.”</w:t>
      </w:r>
    </w:p>
    <w:p w14:paraId="0EA00961"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 console tone shifted — subtle, but final. Lane confirmation pulsed green. The ship was no longer navigating toward the gate. It was being guided into alignment with it.</w:t>
      </w:r>
    </w:p>
    <w:p w14:paraId="2C9482B1"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“Crossing threshold,” Mosby said quietly.</w:t>
      </w:r>
    </w:p>
    <w:p w14:paraId="58667978"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forward view did not flare or flash.</w:t>
      </w:r>
    </w:p>
    <w:p w14:paraId="6E4EE122"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Instead, the stars thinned, smeared—</w:t>
      </w:r>
    </w:p>
    <w:p w14:paraId="631FCECF"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were gone.</w:t>
      </w:r>
    </w:p>
    <w:p w14:paraId="564DC5F9"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an instant there was a hollow sensation, not in her body but in her sense of distance, as if the universe had quietly stepped back.</w:t>
      </w:r>
    </w:p>
    <w:p w14:paraId="00B0B515"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the tunnel resolved around them.</w:t>
      </w:r>
    </w:p>
    <w:p w14:paraId="161F8F05"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were inside a corridor of structured spacetime. Layered geometries flowed past in vast, slow patterns — planes of shifting color, lattices folding through one another, curves that seemed to rotate without turning. Nothing repeated. Nothing held still long enough to be named.</w:t>
      </w:r>
    </w:p>
    <w:p w14:paraId="53BE629F"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fingers tightened on the armrests before she noticed. “I thought it would be… more dramatic.”</w:t>
      </w:r>
    </w:p>
    <w:p w14:paraId="49DA4EC2"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 glad it isn’t,” Mosby said. “Dramatic means something’s wrong.”</w:t>
      </w:r>
    </w:p>
    <w:p w14:paraId="570C344E"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Gate transit felt nothing like direct FTL. There was no engine push, no sense of acceleration. Instead, it was as if the ship had been caught in a current far larger than itself, carried along a channel carved through the fabric of space. The controls showed no meaningful authority. They were passengers now.</w:t>
      </w:r>
    </w:p>
    <w:p w14:paraId="0A3F6749"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Ahead, faint and distant, another ship rode the same lane. Its navigation lights held at a constant separation, neither growing nor shrinking.</w:t>
      </w:r>
    </w:p>
    <w:p w14:paraId="3D6A11EB"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To their right, something flared.</w:t>
      </w:r>
    </w:p>
    <w:p w14:paraId="293E3944"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streak of blue-white light tore past in a neighboring transit stream, Doppler-shifted into a hard ultraviolet glare that left a brief afterimage on Sael’s vision before it vanished into the flowing geometry.</w:t>
      </w:r>
    </w:p>
    <w:p w14:paraId="5327B7D3"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blinked. “What was that?”</w:t>
      </w:r>
    </w:p>
    <w:p w14:paraId="35C3F67D"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“Another lane,” Mosby said. “Different mass class, different transit rate. Gates run a lot of streams side by side. We only ever see the edges.”</w:t>
      </w:r>
    </w:p>
    <w:p w14:paraId="39D3F546"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 Star hummed steadily, but the sound came from its own systems rather than propulsion. Field stabilizers murmured. Air fans whispered. Inside the hull, everything was ordinary.</w:t>
      </w:r>
    </w:p>
    <w:p w14:paraId="13754C6F"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Outside, reality had been turned into infrastructure.</w:t>
      </w:r>
    </w:p>
    <w:p w14:paraId="1601F52D"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“This time,” Mosby added, “there’s even less to do than in FTL.”</w:t>
      </w:r>
    </w:p>
    <w:p w14:paraId="64277153"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navigation computer did not steer. It merely confirmed they remained centered in their assigned flow. Deviation wasn’t permitted; maneuver wasn’t possible.</w:t>
      </w:r>
    </w:p>
    <w:p w14:paraId="58335CE9"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Transit time to the far gate: fifteen days.</w:t>
      </w:r>
    </w:p>
    <w:p w14:paraId="458035BB" w14:textId="77777777" w:rsidR="006409E4" w:rsidRPr="00303D85" w:rsidRDefault="006409E4" w:rsidP="006409E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Long enough for routine to settle in. Life-support filters would need changing. Mosby ran diagnostics on the secondary heat exchangers. Minor maintenance, small tasks to mark the passing days.</w:t>
      </w:r>
    </w:p>
    <w:p w14:paraId="2B4CD255" w14:textId="07D156FD"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w:t>
      </w:r>
      <w:r w:rsidRPr="00382E1C">
        <w:rPr>
          <w:rFonts w:eastAsia="Times New Roman" w:cstheme="minorHAnsi"/>
          <w:kern w:val="0"/>
          <w:sz w:val="24"/>
          <w:szCs w:val="24"/>
          <w14:ligatures w14:val="none"/>
        </w:rPr>
        <w:t>n the fourteenth day of transit, they sat together in the cockpit, watching the slow drift of structured light beyond the forward ports. It was like staring into a river made of mathematics.</w:t>
      </w:r>
    </w:p>
    <w:p w14:paraId="3D2DC705"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Sael let the quiet stretch before she spoke.</w:t>
      </w:r>
    </w:p>
    <w:p w14:paraId="2038D0E0"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“What is it between you and Korrin?” she asked. “Why do you hate each other so much?”</w:t>
      </w:r>
    </w:p>
    <w:p w14:paraId="3EB1F4D8"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Mosby didn’t answer right away. His eyes stayed on the instruments, though the ship required nothing from him now.</w:t>
      </w:r>
    </w:p>
    <w:p w14:paraId="4C0AE9A5"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 started out as just another assault pilot for the Marines,” he said at last. “We were on one of those planets I can’t even remember the name of anymore, flying evac. One of our battalions got cut off in a mountain valley. The Wards had the area thick with anti-air, and our people were getting picked off trying to move the wounded.”</w:t>
      </w:r>
    </w:p>
    <w:p w14:paraId="59B23D5A"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Sael’s brow furrowed slightly. “Wards?”</w:t>
      </w:r>
    </w:p>
    <w:p w14:paraId="25E87A71"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Mosby didn’t look at her. “What we called them. We were Marines, Soldiers, Sailors. They called their troops Stewards.”</w:t>
      </w:r>
    </w:p>
    <w:p w14:paraId="62AE053C"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A small pause.</w:t>
      </w:r>
    </w:p>
    <w:p w14:paraId="490BB3E0"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“It irritated them when we shortened it.”</w:t>
      </w:r>
    </w:p>
    <w:p w14:paraId="6100737C"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The shifting light from the corridor slid across the canopy and over his face, flattening the lines there.</w:t>
      </w:r>
      <w:r w:rsidRPr="00382E1C">
        <w:rPr>
          <w:rFonts w:eastAsia="Times New Roman" w:cstheme="minorHAnsi"/>
          <w:kern w:val="0"/>
          <w:sz w:val="24"/>
          <w:szCs w:val="24"/>
          <w14:ligatures w14:val="none"/>
        </w:rPr>
        <w:br/>
        <w:t>She noticed how still he had become.</w:t>
      </w:r>
    </w:p>
    <w:p w14:paraId="695B5774"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lastRenderedPageBreak/>
        <w:t>“I went in low and as fast as I could push the shuttle,” he went on. “Took fire on the way down, but I got the first load out. Shuttle came down hard on the second run. I swapped birds and kept going.”</w:t>
      </w:r>
    </w:p>
    <w:p w14:paraId="7036DD32"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He shifted slightly in his seat.</w:t>
      </w:r>
      <w:r w:rsidRPr="00382E1C">
        <w:rPr>
          <w:rFonts w:eastAsia="Times New Roman" w:cstheme="minorHAnsi"/>
          <w:kern w:val="0"/>
          <w:sz w:val="24"/>
          <w:szCs w:val="24"/>
          <w14:ligatures w14:val="none"/>
        </w:rPr>
        <w:br/>
        <w:t>He was aware she had turned fully toward him now.</w:t>
      </w:r>
    </w:p>
    <w:p w14:paraId="03D0C220"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 made three more runs. Lost two more shuttles. Took shrapnel on the last one and didn’t know it until we were clear.”</w:t>
      </w:r>
    </w:p>
    <w:p w14:paraId="7AB3FBF2"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“Sounds bad,” she said.</w:t>
      </w:r>
    </w:p>
    <w:p w14:paraId="65D56733"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Mosby gave a small nod. “We did what we had to. Most didn’t make it out.”</w:t>
      </w:r>
    </w:p>
    <w:p w14:paraId="46E50C22"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The corridor flowed on outside, indifferent.</w:t>
      </w:r>
    </w:p>
    <w:p w14:paraId="5C0F50D0"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“When I got out of the hospital, I’d been transferred. Korrin was CO of a special operations unit. Wanted me specifically because I’d been reckless enough — and good enough — for the kind of missions he was handing out.”</w:t>
      </w:r>
    </w:p>
    <w:p w14:paraId="529C1AF2"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His mouth twitched, not quite a smile.</w:t>
      </w:r>
    </w:p>
    <w:p w14:paraId="49C29885"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 didn’t like being pulled off evac for covert ops that seemed pointless at the time. Though I did get to fly the Star.”</w:t>
      </w:r>
    </w:p>
    <w:p w14:paraId="496201A7"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Sael turned toward him. “You flew this ship in the war?”</w:t>
      </w:r>
    </w:p>
    <w:p w14:paraId="4FE64D9E"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“Sure did. She was something then.” A faint smile touched his mouth, but it didn’t last. “Toward the end, the war was winding down. There was a team behind the contact line. Good people. I’d gotten them in and out of bad places more than once.”</w:t>
      </w:r>
    </w:p>
    <w:p w14:paraId="513C7A18"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He looked down at his hands for a moment.</w:t>
      </w:r>
    </w:p>
    <w:p w14:paraId="1824C071"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“Korrin got orders to pull out. Evac the planet. The team didn’t make the list. Acceptable losses.”</w:t>
      </w:r>
    </w:p>
    <w:p w14:paraId="54F75ABC"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Sael didn’t interrupt.</w:t>
      </w:r>
      <w:r w:rsidRPr="00382E1C">
        <w:rPr>
          <w:rFonts w:eastAsia="Times New Roman" w:cstheme="minorHAnsi"/>
          <w:kern w:val="0"/>
          <w:sz w:val="24"/>
          <w:szCs w:val="24"/>
          <w14:ligatures w14:val="none"/>
        </w:rPr>
        <w:br/>
        <w:t>Her fingers tightened slightly on the armrest.</w:t>
      </w:r>
    </w:p>
    <w:p w14:paraId="3060B42A"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 couldn’t do it,” Mosby said quietly. “I walked into the command post, argued with him, and when that didn’t work…” He gave a small shrug. “I decked him.”</w:t>
      </w:r>
    </w:p>
    <w:p w14:paraId="08EC8F3F"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Her eyebrows rose despite herself.</w:t>
      </w:r>
    </w:p>
    <w:p w14:paraId="76400B25"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lastRenderedPageBreak/>
        <w:t>“Took the Star and went back for them. By the time I got there, Korrin had already withdrawn the unit. We were left on the planet — me, the team, and a ship that wasn’t supposed to be there anymore.”</w:t>
      </w:r>
    </w:p>
    <w:p w14:paraId="11F8918A"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The light beyond the canopy shifted again, slow and distant.</w:t>
      </w:r>
    </w:p>
    <w:p w14:paraId="07F421CB"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 got us into orbit, found a jump point, and pushed her harder than she was rated for.”</w:t>
      </w:r>
    </w:p>
    <w:p w14:paraId="3BC1273D"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He paused.</w:t>
      </w:r>
    </w:p>
    <w:p w14:paraId="7C0B155D"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“Most of us made it.”</w:t>
      </w:r>
    </w:p>
    <w:p w14:paraId="503F988E"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 xml:space="preserve">“One of them was hit bad. </w:t>
      </w:r>
      <w:proofErr w:type="spellStart"/>
      <w:r w:rsidRPr="00382E1C">
        <w:rPr>
          <w:rFonts w:eastAsia="Times New Roman" w:cstheme="minorHAnsi"/>
          <w:kern w:val="0"/>
          <w:sz w:val="24"/>
          <w:szCs w:val="24"/>
          <w14:ligatures w14:val="none"/>
        </w:rPr>
        <w:t>Autodoc</w:t>
      </w:r>
      <w:proofErr w:type="spellEnd"/>
      <w:r w:rsidRPr="00382E1C">
        <w:rPr>
          <w:rFonts w:eastAsia="Times New Roman" w:cstheme="minorHAnsi"/>
          <w:kern w:val="0"/>
          <w:sz w:val="24"/>
          <w:szCs w:val="24"/>
          <w14:ligatures w14:val="none"/>
        </w:rPr>
        <w:t xml:space="preserve"> stabilized him twice.” His gaze stayed forward. “There was nowhere left to take him. Support had already redeployed.”</w:t>
      </w:r>
    </w:p>
    <w:p w14:paraId="32CC5E85"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A breath.</w:t>
      </w:r>
    </w:p>
    <w:p w14:paraId="6552F379"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“Third time it couldn’t bring him back.”</w:t>
      </w:r>
    </w:p>
    <w:p w14:paraId="3A535D06"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“He’d had a boy three months earlier. Named him Arthur Caleb.”</w:t>
      </w:r>
    </w:p>
    <w:p w14:paraId="2B247085"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Sael did not move.</w:t>
      </w:r>
      <w:r w:rsidRPr="00382E1C">
        <w:rPr>
          <w:rFonts w:eastAsia="Times New Roman" w:cstheme="minorHAnsi"/>
          <w:kern w:val="0"/>
          <w:sz w:val="24"/>
          <w:szCs w:val="24"/>
          <w14:ligatures w14:val="none"/>
        </w:rPr>
        <w:br/>
        <w:t>She understood then why the name mattered.</w:t>
      </w:r>
    </w:p>
    <w:p w14:paraId="2FFD60C7"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 was ordered to leave them,” Mosby said quietly. “That was the calculation.”</w:t>
      </w:r>
    </w:p>
    <w:p w14:paraId="2676908E"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His jaw tightened once.</w:t>
      </w:r>
    </w:p>
    <w:p w14:paraId="2D945E65"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 don’t like those calculations.”</w:t>
      </w:r>
    </w:p>
    <w:p w14:paraId="2FF6151F"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“Then what?” she asked softly.</w:t>
      </w:r>
    </w:p>
    <w:p w14:paraId="0E95043B"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“The war was over by the time we reached a friendly base,” Mosby said. “They were mustering everyone out as fast as they could. The depot I processed through was also a collection point. They were selling or scrapping shuttles just as fast.”</w:t>
      </w:r>
    </w:p>
    <w:p w14:paraId="05D0073B"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He glanced toward the bulkhead.</w:t>
      </w:r>
    </w:p>
    <w:p w14:paraId="18B213F7"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 got my mustering-out pay and saw her sitting in line for the torch. Couldn’t let that happen after all she got me through. I talked to the sergeant in charge, convinced him to mark her as surplus, and before anyone thought too hard about it… I was off-planet and gone.”</w:t>
      </w:r>
    </w:p>
    <w:p w14:paraId="02B4A0AF"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A faint, crooked smile tugged at his mouth.</w:t>
      </w:r>
    </w:p>
    <w:p w14:paraId="668504A8"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lastRenderedPageBreak/>
        <w:t>“Found out later one of the guys on that team had a father in the Council. Didn’t care much for his son being written off as acceptable losses. That more or less ended Korrin’s chances at promotion in the regular service.”</w:t>
      </w:r>
    </w:p>
    <w:p w14:paraId="18108BE2"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He gave a small shrug.</w:t>
      </w:r>
    </w:p>
    <w:p w14:paraId="4DD32854"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“He found a different path after that.”</w:t>
      </w:r>
    </w:p>
    <w:p w14:paraId="38BF0671"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Mosby fell silent. The only sound in the cockpit was the low murmur of life-support fans and the distant whisper of field stabilizers.</w:t>
      </w:r>
    </w:p>
    <w:p w14:paraId="1366F46C"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Sael watched him, studying the set of his shoulders, the way his gaze stayed fixed somewhere beyond the flowing light outside.</w:t>
      </w:r>
      <w:r w:rsidRPr="00382E1C">
        <w:rPr>
          <w:rFonts w:eastAsia="Times New Roman" w:cstheme="minorHAnsi"/>
          <w:kern w:val="0"/>
          <w:sz w:val="24"/>
          <w:szCs w:val="24"/>
          <w14:ligatures w14:val="none"/>
        </w:rPr>
        <w:br/>
        <w:t>He had told her more than he intended to.</w:t>
      </w:r>
      <w:r w:rsidRPr="00382E1C">
        <w:rPr>
          <w:rFonts w:eastAsia="Times New Roman" w:cstheme="minorHAnsi"/>
          <w:kern w:val="0"/>
          <w:sz w:val="24"/>
          <w:szCs w:val="24"/>
          <w14:ligatures w14:val="none"/>
        </w:rPr>
        <w:br/>
        <w:t>He did not regret it.</w:t>
      </w:r>
    </w:p>
    <w:p w14:paraId="6FBB7EC4"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None of that had been in the briefings.</w:t>
      </w:r>
    </w:p>
    <w:p w14:paraId="06FB1380"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A child would not have appeared in them.</w:t>
      </w:r>
    </w:p>
    <w:p w14:paraId="6927D75C"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“Well,” Mosby said at last, as if pushing the memory back where it belonged, “I need something to drink. You want anything?”</w:t>
      </w:r>
    </w:p>
    <w:p w14:paraId="387DD7AA"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“No, thank you,” Sael replied.</w:t>
      </w:r>
    </w:p>
    <w:p w14:paraId="4EC7562B"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He unstrapped and left the cockpit without another word.</w:t>
      </w:r>
    </w:p>
    <w:p w14:paraId="50419F6A"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It was his watch, she noticed. He never left the controls during his watch.</w:t>
      </w:r>
    </w:p>
    <w:p w14:paraId="008D7FA7"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Sael settled back into the seat, hands resting lightly on the armrests.</w:t>
      </w:r>
    </w:p>
    <w:p w14:paraId="4F66CA7C"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The man she had been assigned was not just a surplus pilot with a stubborn streak. He was someone who disobeyed orders when lives were on the line. Someone who struck a commanding officer and flew into a warzone alone.</w:t>
      </w:r>
    </w:p>
    <w:p w14:paraId="3572E651"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That kind of person was not predictable.</w:t>
      </w:r>
    </w:p>
    <w:p w14:paraId="13FA8C9E" w14:textId="77777777" w:rsidR="00382E1C" w:rsidRPr="00382E1C"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That kind of person was not controllable.</w:t>
      </w:r>
    </w:p>
    <w:p w14:paraId="0DF13F0D" w14:textId="77777777" w:rsidR="00382E1C" w:rsidRPr="00303D85" w:rsidRDefault="00382E1C" w:rsidP="00382E1C">
      <w:pPr>
        <w:spacing w:before="100" w:beforeAutospacing="1" w:after="100" w:afterAutospacing="1" w:line="240" w:lineRule="auto"/>
        <w:rPr>
          <w:rFonts w:eastAsia="Times New Roman" w:cstheme="minorHAnsi"/>
          <w:kern w:val="0"/>
          <w:sz w:val="24"/>
          <w:szCs w:val="24"/>
          <w14:ligatures w14:val="none"/>
        </w:rPr>
      </w:pPr>
      <w:r w:rsidRPr="00382E1C">
        <w:rPr>
          <w:rFonts w:eastAsia="Times New Roman" w:cstheme="minorHAnsi"/>
          <w:kern w:val="0"/>
          <w:sz w:val="24"/>
          <w:szCs w:val="24"/>
          <w14:ligatures w14:val="none"/>
        </w:rPr>
        <w:t>She found, to her surprise, that this did not make her feel safer — or entirely uneasy.</w:t>
      </w:r>
      <w:r w:rsidRPr="00382E1C">
        <w:rPr>
          <w:rFonts w:eastAsia="Times New Roman" w:cstheme="minorHAnsi"/>
          <w:kern w:val="0"/>
          <w:sz w:val="24"/>
          <w:szCs w:val="24"/>
          <w14:ligatures w14:val="none"/>
        </w:rPr>
        <w:br/>
        <w:t>It made her curious.</w:t>
      </w:r>
    </w:p>
    <w:p w14:paraId="21E253FC" w14:textId="77777777" w:rsidR="003E547C" w:rsidRPr="00303D85" w:rsidRDefault="003E547C">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26D5E2EA" w14:textId="2FE5E72C" w:rsidR="003E547C" w:rsidRPr="00382E1C" w:rsidRDefault="003E547C" w:rsidP="00382E1C">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Chapter 5</w:t>
      </w:r>
    </w:p>
    <w:p w14:paraId="03D96DC3" w14:textId="197B8D67" w:rsidR="0090127B" w:rsidRPr="00303D85" w:rsidRDefault="0090127B" w:rsidP="003F3960">
      <w:pPr>
        <w:pStyle w:val="NormalWeb"/>
        <w:rPr>
          <w:rFonts w:asciiTheme="minorHAnsi" w:hAnsiTheme="minorHAnsi" w:cstheme="minorHAnsi"/>
          <w14:ligatures w14:val="none"/>
        </w:rPr>
      </w:pPr>
      <w:r w:rsidRPr="00303D85">
        <w:rPr>
          <w:rFonts w:asciiTheme="minorHAnsi" w:hAnsiTheme="minorHAnsi" w:cstheme="minorHAnsi"/>
          <w14:ligatures w14:val="none"/>
        </w:rPr>
        <w:t>The next day, late in the afternoon, Sael was in the cargo bay checking the restraints on the pallets of containers when Mosby’s voice came over the intercom.</w:t>
      </w:r>
    </w:p>
    <w:p w14:paraId="47548757"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“We’re coming up on the exit. Everything good down there?”</w:t>
      </w:r>
    </w:p>
    <w:p w14:paraId="10D8E29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“Everything’s good and tight,” she replied, giving one of the ratchet strap handles a final tug.</w:t>
      </w:r>
    </w:p>
    <w:p w14:paraId="6B7A318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“Alright. You’ll want to get up here.”</w:t>
      </w:r>
    </w:p>
    <w:p w14:paraId="49CA93A8"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wiped her hands on a rag and headed for the gantry. She climbed to the second deck, boots ringing lightly on the metal steps, then moved through the corridor toward the cockpit. The ship hummed around her, the deep, steady vibration of gate transit threaded with a faint harmonic whine from the field systems.</w:t>
      </w:r>
    </w:p>
    <w:p w14:paraId="7B8F73D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slid into the co-pilot’s seat. “Problems?”</w:t>
      </w:r>
    </w:p>
    <w:p w14:paraId="495CCB56"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problems, yet,” Mosby said with a sideways grin. “I’m guessing since you’ve never piloted entry into a gate, you’ve never piloted out.”</w:t>
      </w:r>
    </w:p>
    <w:p w14:paraId="07F18B5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she admitted, fastening her harness a notch tighter.</w:t>
      </w:r>
    </w:p>
    <w:p w14:paraId="587C68EB"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“You’re in for a ride then.”</w:t>
      </w:r>
    </w:p>
    <w:p w14:paraId="37D1DC0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“What do you mean?”</w:t>
      </w:r>
    </w:p>
    <w:p w14:paraId="08F3F961"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gestured toward the forward displays.</w:t>
      </w:r>
    </w:p>
    <w:p w14:paraId="12B2AE1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gate corridor stretched ahead of them, a long, structured channel of shifting light. In their lane, a massive cargo hauler loomed in the distance, its running lights steady, hull broad and blocky. Even at this scale it looked less like a ship and more like a moving section of infrastructure.</w:t>
      </w:r>
    </w:p>
    <w:p w14:paraId="6BCE915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“Gates are built for the big boys — bulk cruisers, capital ships,” Mosby said. “They’ve got priority on the way out. That much mass doesn’t slow down quick. You don’t want to be in front of one when the corridor lets go.”</w:t>
      </w:r>
    </w:p>
    <w:p w14:paraId="6EAB55CE"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watched the hauler’s implacable presence on the traffic overlay. “So we just… stay where we are?”</w:t>
      </w:r>
    </w:p>
    <w:p w14:paraId="3E07A28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Mosby said. “Gate Control hands us a vector the moment we’re released. When they do, we move. Out here, you don’t pick your path — you’re assigned a hole and you clear it fast.”</w:t>
      </w:r>
    </w:p>
    <w:p w14:paraId="45F2845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A soft chime sounded from the comm panel.</w:t>
      </w:r>
    </w:p>
    <w:p w14:paraId="03CB9DAE"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“Trader Farther Star, Gate Control. Your exit vector is zero six eight mark two eight four. Execute on threshold.”</w:t>
      </w:r>
    </w:p>
    <w:p w14:paraId="356CC5C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keyed the mic. “Control, Farther Star. Zero six eight mark two eight four, on threshold.”</w:t>
      </w:r>
    </w:p>
    <w:p w14:paraId="28ECF5A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glanced at Sael. “That’s us. Right and down.”</w:t>
      </w:r>
    </w:p>
    <w:p w14:paraId="2599F47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brought the maneuvering systems fully online. The engines deepened to a waiting hum, power building through the frame without yet pushing the ship. Sael felt it through the seat — restrained strength held in check.</w:t>
      </w:r>
    </w:p>
    <w:p w14:paraId="1E456F46"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“We don’t move early,” Mosby said. “Inside the corridor, you stay in your lane. Outside… you get out of the way.”</w:t>
      </w:r>
    </w:p>
    <w:p w14:paraId="68CAA0AD"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small countdown appeared on the edge of the display, synced to the gate’s internal timing.</w:t>
      </w:r>
    </w:p>
    <w:p w14:paraId="4082FB4B"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3</w:t>
      </w:r>
    </w:p>
    <w:p w14:paraId="7BEF3C0B"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tunnel ahead brightened, geometry tightening toward the exit aperture.</w:t>
      </w:r>
    </w:p>
    <w:p w14:paraId="23DF5CF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2</w:t>
      </w:r>
    </w:p>
    <w:p w14:paraId="4AFF64C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Mosby’s hands rested lightly on the controls. Sael saw the stillness in him — not relaxation, but focus drawn tight.</w:t>
      </w:r>
    </w:p>
    <w:p w14:paraId="42CACED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1</w:t>
      </w:r>
    </w:p>
    <w:p w14:paraId="796EA536"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“Hold on.”</w:t>
      </w:r>
    </w:p>
    <w:p w14:paraId="24C4F9E9"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instant the Star crossed the threshold, the ship shuddered as the receiving gate’s capture fields bit and released. Mosby rolled the Star smoothly onto her side, bringing the assigned vector into the canopy where he could see it, then drove the thrust in.</w:t>
      </w:r>
    </w:p>
    <w:p w14:paraId="33B42BB3"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corridor vanished in a flare of distorted light, replaced by the hard black of real space and the pale blaze of the system’s primary.</w:t>
      </w:r>
    </w:p>
    <w:p w14:paraId="21FD338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Stars swung across the forward ports as the ship carved into its exit path. The maneuver wasn’t violent, but it was firm — a clean, practiced military break away from the emergence line. The inertial compensators lagged just enough for Sael to feel the motion in her gut.</w:t>
      </w:r>
    </w:p>
    <w:p w14:paraId="09AE1F5B"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“Fucking black—” she snapped, hands clamping onto the armrests.</w:t>
      </w:r>
    </w:p>
    <w:p w14:paraId="77F595B6"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Mosby’s mouth twitched, but his eyes never left the traffic board or the real space beyond the glass.</w:t>
      </w:r>
    </w:p>
    <w:p w14:paraId="237D550A"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Traffic blossomed across the system display — established lanes, steady velocities, masses already committed to their paths. For a few seconds the projections overlapped in a tangled web of possible futures.</w:t>
      </w:r>
    </w:p>
    <w:p w14:paraId="1A342618"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the lines separated.</w:t>
      </w:r>
    </w:p>
    <w:p w14:paraId="5DA628CE"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were in their slot.</w:t>
      </w:r>
    </w:p>
    <w:p w14:paraId="4A78489E"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eased the thrust back, rolling the ship upright again as they settled into the outbound traffic stream. The engines dropped to a steady cruise vibration.</w:t>
      </w:r>
    </w:p>
    <w:p w14:paraId="0386B0D1"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“Didn’t think a lady knew words like that,” Mosby said mildly.</w:t>
      </w:r>
    </w:p>
    <w:p w14:paraId="6139E61D"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shot him a look. “Logistics bays and cargo ships are poor places for refinement,” she said. “You adapt.”</w:t>
      </w:r>
    </w:p>
    <w:p w14:paraId="053DDC7A"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a faint grin touching the corner of his mouth as his eyes stayed on the board. “Fair enough.”</w:t>
      </w:r>
    </w:p>
    <w:p w14:paraId="313FE40D"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comm panel chirped again.</w:t>
      </w:r>
    </w:p>
    <w:p w14:paraId="7B1C953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“Farther Star,” Gate Control said, voice calm and professional. “Confirm you have no escort vessel within your exit envelope.”</w:t>
      </w:r>
    </w:p>
    <w:p w14:paraId="1296798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Mosby’s eyes flicked briefly toward Sael.</w:t>
      </w:r>
    </w:p>
    <w:p w14:paraId="31C07886"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“Negative escort,” he replied.</w:t>
      </w:r>
    </w:p>
    <w:p w14:paraId="3FDC6FAA"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pause followed.</w:t>
      </w:r>
    </w:p>
    <w:p w14:paraId="06B4B57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static. Not confusion. A recalculation.</w:t>
      </w:r>
    </w:p>
    <w:p w14:paraId="5DA133A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“Copy,” Control said at last. “We’re reading transient telemetry overlap during release. Likely sensor bleed between adjacent mass streams. You are clear.”</w:t>
      </w:r>
    </w:p>
    <w:p w14:paraId="0C47365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channel closed.</w:t>
      </w:r>
    </w:p>
    <w:p w14:paraId="22FD0CBD"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frowned slightly. “Sensor bleed?”</w:t>
      </w:r>
    </w:p>
    <w:p w14:paraId="60DE73AB"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answer immediately. He was already pulling up the departure log.</w:t>
      </w:r>
    </w:p>
    <w:p w14:paraId="51084C2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For a fraction of a second, their mass profile showed dual resolution — two overlapping envelopes occupying the same release vector.</w:t>
      </w:r>
    </w:p>
    <w:p w14:paraId="465D3BC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it collapsed back to one.</w:t>
      </w:r>
    </w:p>
    <w:p w14:paraId="01CACDB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0.31 seconds.</w:t>
      </w:r>
    </w:p>
    <w:p w14:paraId="5C435E9E"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Dual-profile flag.</w:t>
      </w:r>
    </w:p>
    <w:p w14:paraId="1F91AB8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Unresolved origin.</w:t>
      </w:r>
    </w:p>
    <w:p w14:paraId="326DC8D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closed the log.</w:t>
      </w:r>
    </w:p>
    <w:p w14:paraId="38BD8F9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shouldn’t happen?” Sael asked.</w:t>
      </w:r>
    </w:p>
    <w:p w14:paraId="5B3A0D8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on a clean exit,” Mosby said.</w:t>
      </w:r>
    </w:p>
    <w:p w14:paraId="5D271D42"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His tone was neutral. Casual.</w:t>
      </w:r>
    </w:p>
    <w:p w14:paraId="409A65E9"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But his hand remained resting lightly on the console a moment longer than it needed to.</w:t>
      </w:r>
    </w:p>
    <w:p w14:paraId="7E447BED"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Outside, traffic continued in orderly lanes. Drive plumes flared and faded. Transponders chimed and sorted themselves into neat lines.</w:t>
      </w:r>
    </w:p>
    <w:p w14:paraId="24531C99"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Everything official said the system was normal.</w:t>
      </w:r>
    </w:p>
    <w:p w14:paraId="237CE9D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Star continued outward on her assigned vector.</w:t>
      </w:r>
    </w:p>
    <w:p w14:paraId="0A235877"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Behind them, the gate shimmered once as another vessel crossed threshold and vanished into the corridor.</w:t>
      </w:r>
    </w:p>
    <w:p w14:paraId="090576AB"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 not look back.</w:t>
      </w:r>
    </w:p>
    <w:p w14:paraId="31A642C2"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But he did not entirely relax, either.</w:t>
      </w:r>
    </w:p>
    <w:p w14:paraId="202E7AC9" w14:textId="525BCEA3" w:rsidR="006409E4" w:rsidRPr="00303D85" w:rsidRDefault="006409E4" w:rsidP="0090127B">
      <w:pPr>
        <w:rPr>
          <w:rFonts w:eastAsia="Times New Roman" w:cstheme="minorHAnsi"/>
          <w:kern w:val="0"/>
          <w:sz w:val="24"/>
          <w:szCs w:val="24"/>
          <w14:ligatures w14:val="none"/>
        </w:rPr>
      </w:pPr>
    </w:p>
    <w:p w14:paraId="711BFA47" w14:textId="595D6D14" w:rsidR="006409E4" w:rsidRPr="00303D85" w:rsidRDefault="006409E4">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702E78B2" w14:textId="77777777" w:rsidR="006409E4" w:rsidRPr="00303D85" w:rsidRDefault="006409E4" w:rsidP="00F32A7E">
      <w:pPr>
        <w:spacing w:before="100" w:beforeAutospacing="1" w:after="100" w:afterAutospacing="1" w:line="240" w:lineRule="auto"/>
        <w:rPr>
          <w:rFonts w:eastAsia="Times New Roman" w:cstheme="minorHAnsi"/>
          <w:kern w:val="0"/>
          <w:sz w:val="24"/>
          <w:szCs w:val="24"/>
          <w14:ligatures w14:val="none"/>
        </w:rPr>
      </w:pPr>
    </w:p>
    <w:p w14:paraId="32E83499" w14:textId="2365CD73" w:rsidR="003F3960" w:rsidRPr="00303D85" w:rsidRDefault="003F3960"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Chapter </w:t>
      </w:r>
      <w:r w:rsidR="003E547C" w:rsidRPr="00303D85">
        <w:rPr>
          <w:rFonts w:eastAsia="Times New Roman" w:cstheme="minorHAnsi"/>
          <w:kern w:val="0"/>
          <w:sz w:val="24"/>
          <w:szCs w:val="24"/>
          <w14:ligatures w14:val="none"/>
        </w:rPr>
        <w:t>6</w:t>
      </w:r>
    </w:p>
    <w:p w14:paraId="4208621F" w14:textId="334D0DEE"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 xml:space="preserve">Docking at </w:t>
      </w:r>
      <w:proofErr w:type="spellStart"/>
      <w:r w:rsidRPr="00F34D09">
        <w:rPr>
          <w:rFonts w:eastAsia="Times New Roman" w:cstheme="minorHAnsi"/>
          <w:kern w:val="0"/>
          <w:sz w:val="24"/>
          <w:szCs w:val="24"/>
          <w14:ligatures w14:val="none"/>
        </w:rPr>
        <w:t>Kalamar</w:t>
      </w:r>
      <w:proofErr w:type="spellEnd"/>
      <w:r w:rsidRPr="00F34D09">
        <w:rPr>
          <w:rFonts w:eastAsia="Times New Roman" w:cstheme="minorHAnsi"/>
          <w:kern w:val="0"/>
          <w:sz w:val="24"/>
          <w:szCs w:val="24"/>
          <w14:ligatures w14:val="none"/>
        </w:rPr>
        <w:t xml:space="preserve"> went much like </w:t>
      </w:r>
      <w:proofErr w:type="spellStart"/>
      <w:r w:rsidRPr="00F34D09">
        <w:rPr>
          <w:rFonts w:eastAsia="Times New Roman" w:cstheme="minorHAnsi"/>
          <w:kern w:val="0"/>
          <w:sz w:val="24"/>
          <w:szCs w:val="24"/>
          <w14:ligatures w14:val="none"/>
        </w:rPr>
        <w:t>Aureline</w:t>
      </w:r>
      <w:proofErr w:type="spellEnd"/>
      <w:r w:rsidRPr="00F34D09">
        <w:rPr>
          <w:rFonts w:eastAsia="Times New Roman" w:cstheme="minorHAnsi"/>
          <w:kern w:val="0"/>
          <w:sz w:val="24"/>
          <w:szCs w:val="24"/>
          <w14:ligatures w14:val="none"/>
        </w:rPr>
        <w:t>.</w:t>
      </w:r>
      <w:r w:rsidRPr="00F34D09">
        <w:rPr>
          <w:rFonts w:eastAsia="Times New Roman" w:cstheme="minorHAnsi"/>
          <w:kern w:val="0"/>
          <w:sz w:val="24"/>
          <w:szCs w:val="24"/>
          <w14:ligatures w14:val="none"/>
        </w:rPr>
        <w:br/>
        <w:t>Cargo came off. Cargo went on. Money changed hands in quiet, practical amounts that kept routes alive without drawing attention.</w:t>
      </w:r>
    </w:p>
    <w:p w14:paraId="56A92144"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Mosby let Sael handle the manifests and the loading cycle while he disappeared into the station’s supply decks in search of provisioning and maintenance parts. By the time they cast off again, the Star smelled marginally less like fish and marginally more like machinery — warm metal, lubricant, and the faint bite of solvent.</w:t>
      </w:r>
    </w:p>
    <w:p w14:paraId="316E1E06"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Sael lingered on the dock a moment longer than necessary as the last pallet cleared. Across the bay, a man in plain station gray stood with his back to her, studying a cargo slate that did not appear to interest him. When she shifted position, he shifted too — not away, not closer. Just… aligned.</w:t>
      </w:r>
    </w:p>
    <w:p w14:paraId="68828A5E"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When she looked directly at him, he adjusted his sleeve and turned into the flow of workers without haste.</w:t>
      </w:r>
    </w:p>
    <w:p w14:paraId="73032F35"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She said nothing.</w:t>
      </w:r>
    </w:p>
    <w:p w14:paraId="5C36F625"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Another gate transit later, they entered the New Horizon system.</w:t>
      </w:r>
    </w:p>
    <w:p w14:paraId="438DC6E1"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New Horizon Station announced itself first as noise — overlapping transponders, docking requests stepping on one another, yard-control chatter, and the constant murmur of ships maneuvering in crowded space. The traffic overlay thickened until it looked less like a map and more like weather.</w:t>
      </w:r>
    </w:p>
    <w:p w14:paraId="31136C9F"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The station itself sprawled across the inner system like something that had grown rather than been built: rings added onto older trusses, habitat drums bolted to cargo spines, fuel tanks clustered like barnacles along the shadows of larger structures. Running lights winked along its length, and drive plumes flickered in every direction as tugs hauled freight from berth to berth.</w:t>
      </w:r>
    </w:p>
    <w:p w14:paraId="513AE328"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Mosby studied the approach vector, one hand resting lightly on the console as the computer trimmed their path through the traffic web. His eyes moved between the overlay and the forward ports, not searching so much as checking — a slow sweep of hull shapes, drive signatures, pausing half a second longer on anything that held steady when it should have drifted.</w:t>
      </w:r>
    </w:p>
    <w:p w14:paraId="5B2955BD"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“Home of honest traders, quiet deals, and people who don’t ask more than they need to,” he said.</w:t>
      </w:r>
    </w:p>
    <w:p w14:paraId="5BCB1631"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lastRenderedPageBreak/>
        <w:t>Sael glanced at the shifting traffic display. “This is where we meet your… old contact.”</w:t>
      </w:r>
    </w:p>
    <w:p w14:paraId="191F2A2C"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Mosby’s mouth twitched. “Yeah. It is.”</w:t>
      </w:r>
    </w:p>
    <w:p w14:paraId="5BA1A1B0"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For two days they had been on the station.</w:t>
      </w:r>
    </w:p>
    <w:p w14:paraId="62C4D69F"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The first day, Mosby moved the way he always did when he was looking for someone who didn’t want to be found — slowly, without asking questions that echoed. He drifted through the merchants’ tiers, the cafés tucked into maintenance spines, the bars that didn’t advertise themselves except by the fact that the lighting never quite worked. He listened more than he spoke, bought drinks he didn’t finish, and paid attention to who noticed him and who pretended not to.</w:t>
      </w:r>
    </w:p>
    <w:p w14:paraId="7197C5A6"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He changed levels without using the main lifts. He doubled back once for no reason at all.</w:t>
      </w:r>
    </w:p>
    <w:p w14:paraId="046F3023"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Sael spent long stretches aboard the Star, the comm console casting a pale glow over the small alcove as she worked through public traffic records and freight filings. Most of it was routine. That was the point.</w:t>
      </w:r>
    </w:p>
    <w:p w14:paraId="7ED9C598"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She let the numbers and routes pass beneath her eyes, marking the few that didn’t settle where they should.</w:t>
      </w:r>
    </w:p>
    <w:p w14:paraId="037E5F18"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Later she walked the station’s brighter corridors on practical errands — supplies, laundry, the small tasks that kept life aboard from turning stale.</w:t>
      </w:r>
    </w:p>
    <w:p w14:paraId="2212CD66"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Voices carried differently in the market rings. Money moved with more confidence. She noticed things without trying to: the way certain brokers stood just a little apart from their own counters, the quiet hand signals between tug crews across crowded bays, the way some ships cleared berth faster than paperwork alone should allow.</w:t>
      </w:r>
    </w:p>
    <w:p w14:paraId="465E85F1"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None of it seemed urgent.</w:t>
      </w:r>
    </w:p>
    <w:p w14:paraId="0178D2B7"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It accumulated.</w:t>
      </w:r>
    </w:p>
    <w:p w14:paraId="133863AA"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Patterns rarely announced themselves. They accumulated.</w:t>
      </w:r>
    </w:p>
    <w:p w14:paraId="59B5A8E1"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 xml:space="preserve">The second morning she dressed more carefully than the station required. The fabric was travel-worn but formal in cut, the lines clean, the colors subdued in a way that translated well across species and politics. She pinned her hair back, checked the seal on her ident band, and made her way toward the </w:t>
      </w:r>
      <w:proofErr w:type="spellStart"/>
      <w:r w:rsidRPr="00F34D09">
        <w:rPr>
          <w:rFonts w:eastAsia="Times New Roman" w:cstheme="minorHAnsi"/>
          <w:kern w:val="0"/>
          <w:sz w:val="24"/>
          <w:szCs w:val="24"/>
          <w14:ligatures w14:val="none"/>
        </w:rPr>
        <w:t>Thalean</w:t>
      </w:r>
      <w:proofErr w:type="spellEnd"/>
      <w:r w:rsidRPr="00F34D09">
        <w:rPr>
          <w:rFonts w:eastAsia="Times New Roman" w:cstheme="minorHAnsi"/>
          <w:kern w:val="0"/>
          <w:sz w:val="24"/>
          <w:szCs w:val="24"/>
          <w14:ligatures w14:val="none"/>
        </w:rPr>
        <w:t xml:space="preserve"> Consulate tucked into a quieter ring of the habitat where the lighting held steady and the walls were free of ad panels and improvised signage.</w:t>
      </w:r>
    </w:p>
    <w:p w14:paraId="291CAF15"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Inside, voices stayed low and movements unhurried.</w:t>
      </w:r>
    </w:p>
    <w:p w14:paraId="4C758F52"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lastRenderedPageBreak/>
        <w:t>The meeting was brief and polite.</w:t>
      </w:r>
    </w:p>
    <w:p w14:paraId="3341C5B0"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She reported their progress in careful generalities — locations reached, routes taken, nothing that bound the future too tightly to the present.</w:t>
      </w:r>
    </w:p>
    <w:p w14:paraId="7D49AF6D"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In return she received the same measured guidance she had come to expect: reminders of scope, of discretion, of who ultimately held responsibility if things went poorly.</w:t>
      </w:r>
    </w:p>
    <w:p w14:paraId="0EDBD52C"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No one raised their voice.</w:t>
      </w:r>
    </w:p>
    <w:p w14:paraId="228DB41B"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No one said anything that would have sounded out of place in a public corridor.</w:t>
      </w:r>
    </w:p>
    <w:p w14:paraId="31432F59"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No one asked a question whose answer they did not already know.</w:t>
      </w:r>
    </w:p>
    <w:p w14:paraId="797C445E"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When she stepped back into the station traffic, the noise felt louder than before.</w:t>
      </w:r>
    </w:p>
    <w:p w14:paraId="6FB0E18A"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By the second afternoon, Mosby had settled into a concourse near one of the station’s newer attractions — a sprawling, aggressively colorful display advertising luxury excursions that no one in this part of the station was ever going to take. The sound loop was slightly out of sync with the visuals, just enough to be irritating, which kept people from lingering too long. He sat with his back to a support column, a cup of something bitter cooling in his hand, watching reflections slide across polished metal.</w:t>
      </w:r>
    </w:p>
    <w:p w14:paraId="6FC96437"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felt the presence before he heard the voice.</w:t>
      </w:r>
    </w:p>
    <w:p w14:paraId="1C16803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“Friend Mosby,” it said, close and calm. “We again meet.”</w:t>
      </w:r>
    </w:p>
    <w:p w14:paraId="264105D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turn right away. He took another sip, set the cup aside, then glanced over his shoulder.</w:t>
      </w:r>
    </w:p>
    <w:p w14:paraId="278AA0E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Talari stood just inside his peripheral vision, positioned where foot traffic naturally split around him. Tall and narrow, with long, fine-boned limbs and a stillness that looked chosen rather than natural. Long ears fell along the sides of his head, tapering toward narrow tips near the line of his jaw. Behind them, a fall of thin, corded tendrils lay braided back, threaded with small beads and bits of worked metal that clicked softly when he moved. His skin bore faint ridges that caught the light like worn grain in old wood. His clothing was layered and practical — a weathered jacket reinforced at the shoulders and elbows, scarves and wraps crossing the chest, tools and small instruments hanging in quiet reach along straps and loops. Nothing decorative that didn’t also serve a purpose. Subtle markings traced the exposed skin of his neck and hands — scars, perhaps, or ornament. Mosby had learned not to ask.</w:t>
      </w:r>
    </w:p>
    <w:p w14:paraId="0C4B07C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pair of station workers altered course without looking at him, not avoidance — accommodation.</w:t>
      </w:r>
    </w:p>
    <w:p w14:paraId="06A31884" w14:textId="5A9C1903"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“Y</w:t>
      </w:r>
      <w:r w:rsidRPr="00F34D09">
        <w:rPr>
          <w:rFonts w:eastAsia="Times New Roman" w:cstheme="minorHAnsi"/>
          <w:kern w:val="0"/>
          <w:sz w:val="24"/>
          <w:szCs w:val="24"/>
          <w14:ligatures w14:val="none"/>
        </w:rPr>
        <w:t>ou always say that like it’s a surprise,” Mosby said.</w:t>
      </w:r>
    </w:p>
    <w:p w14:paraId="39F035E7"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“It is,” the Talari replied pleasantly. “You survive most of your habits.”</w:t>
      </w:r>
    </w:p>
    <w:p w14:paraId="4F50B05D"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Mosby snorted. “You’re easy to find when you want to be.”</w:t>
      </w:r>
    </w:p>
    <w:p w14:paraId="658ACAA2"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“And difficult when I do not,” the Talari agreed. “Balance is important.”</w:t>
      </w:r>
    </w:p>
    <w:p w14:paraId="188C8371"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He inclined his head slightly.</w:t>
      </w:r>
    </w:p>
    <w:p w14:paraId="619B50AD"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“So,” the Talari said. “What has made you careless enough to come looking?”</w:t>
      </w:r>
    </w:p>
    <w:p w14:paraId="1E72F9C1"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Mosby studied him for a moment, then gestured toward the empty seat beside him. “Got a job,” he said. “Complicated. Might get loud in ways I can’t fix from the cockpit.”</w:t>
      </w:r>
    </w:p>
    <w:p w14:paraId="3BE43316"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The Talari did not sit.</w:t>
      </w:r>
    </w:p>
    <w:p w14:paraId="60B78BEE"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He considered the chair, then Mosby, then the surrounding space. His gaze flicked once toward the upper balconies before returning.</w:t>
      </w:r>
    </w:p>
    <w:p w14:paraId="7B37A4EA"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“You require engineering,” he said. “And discretion.”</w:t>
      </w:r>
    </w:p>
    <w:p w14:paraId="20BEA776"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“And reach,” Mosby added. “Places I can’t ask about without someone noticing.”</w:t>
      </w:r>
    </w:p>
    <w:p w14:paraId="4D2B167C"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A faint shift crossed the Talari’s expression — calculation settling somewhere he did not entirely like. His gaze flicked, briefly, toward the transit displays suspended above the concourse. Gate traffic scrolled in steady green lines.</w:t>
      </w:r>
    </w:p>
    <w:p w14:paraId="090A6ADE"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“And you thought of me,” he said.</w:t>
      </w:r>
    </w:p>
    <w:p w14:paraId="6FB275A0"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“You were the first,” Mosby replied.</w:t>
      </w:r>
    </w:p>
    <w:p w14:paraId="2C57770F"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“That is either flattering,” the Talari said, “or concerning.”</w:t>
      </w:r>
    </w:p>
    <w:p w14:paraId="327F3EB6"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“Probably both.”</w:t>
      </w:r>
    </w:p>
    <w:p w14:paraId="569591CD"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His mouth — more membrane than lips — curved faintly. “Friend Mosby, you are very bad at small jobs.”</w:t>
      </w:r>
    </w:p>
    <w:p w14:paraId="43073C77"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Mosby met his gaze. “This isn’t one.”</w:t>
      </w:r>
    </w:p>
    <w:p w14:paraId="07A776A7"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Silence stretched between them, filled by the low hum of the station and the distant murmur of people pretending not to listen.</w:t>
      </w:r>
    </w:p>
    <w:p w14:paraId="3E7F9AD7"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lastRenderedPageBreak/>
        <w:t>The Talari’s attention drifted again — not to the crowd, but to the data feeds. His eyes narrowed slightly.</w:t>
      </w:r>
    </w:p>
    <w:p w14:paraId="40641075"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“Gate variance in the outer lanes has been trending upward across the entire network,” he said quietly. “Not just here.”</w:t>
      </w:r>
    </w:p>
    <w:p w14:paraId="59D836FD"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Mosby followed his glance to the scrolling traffic bands. Everything looked normal. “Variance isn’t collapse.”</w:t>
      </w:r>
    </w:p>
    <w:p w14:paraId="56C2639F"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“No,” Ted agreed. “It is not.”</w:t>
      </w:r>
    </w:p>
    <w:p w14:paraId="7A74B12F"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Another pause. Longer this time.</w:t>
      </w:r>
    </w:p>
    <w:p w14:paraId="69BE63E3"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“Departure corridors may not remain stable,” the Talari added.</w:t>
      </w:r>
    </w:p>
    <w:p w14:paraId="480AF992"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Mosby studied him. “You think this job intersects that?”</w:t>
      </w:r>
    </w:p>
    <w:p w14:paraId="68152469"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“I think,” Ted said carefully, “that systems under strain are less forgiving.”</w:t>
      </w:r>
    </w:p>
    <w:p w14:paraId="0E22D033"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Mosby considered that, then nodded once. “All the more reason to move before anyone else does.”</w:t>
      </w:r>
    </w:p>
    <w:p w14:paraId="6899F843"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The Talari held his gaze a moment longer, then inclined his head.</w:t>
      </w:r>
    </w:p>
    <w:p w14:paraId="75D603F8"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“Very well,” he said. “I will need to know where we are going.”</w:t>
      </w:r>
    </w:p>
    <w:p w14:paraId="2E6334EF"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Mosby exhaled slowly. “Get aboard. I’ll explain what I can.”</w:t>
      </w:r>
    </w:p>
    <w:p w14:paraId="2EF287C5"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The Talari turned, already moving with the flow of foot traffic.</w:t>
      </w:r>
    </w:p>
    <w:p w14:paraId="294F6D54"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“And Mosby?” he added without looking back.</w:t>
      </w:r>
    </w:p>
    <w:p w14:paraId="67220468"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“Yeah?”</w:t>
      </w:r>
    </w:p>
    <w:p w14:paraId="1F100245"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“Please do not attempt my name this time.”</w:t>
      </w:r>
    </w:p>
    <w:p w14:paraId="4433C78A" w14:textId="77777777" w:rsidR="000065AC" w:rsidRPr="000065AC" w:rsidRDefault="000065AC" w:rsidP="000065AC">
      <w:pPr>
        <w:spacing w:before="100" w:beforeAutospacing="1" w:after="100" w:afterAutospacing="1" w:line="240" w:lineRule="auto"/>
        <w:rPr>
          <w:rFonts w:eastAsia="Times New Roman" w:cstheme="minorHAnsi"/>
          <w:kern w:val="0"/>
          <w:sz w:val="24"/>
          <w:szCs w:val="24"/>
          <w14:ligatures w14:val="none"/>
        </w:rPr>
      </w:pPr>
      <w:r w:rsidRPr="000065AC">
        <w:rPr>
          <w:rFonts w:eastAsia="Times New Roman" w:cstheme="minorHAnsi"/>
          <w:kern w:val="0"/>
          <w:sz w:val="24"/>
          <w:szCs w:val="24"/>
          <w14:ligatures w14:val="none"/>
        </w:rPr>
        <w:t>Mosby smiled despite himself. “No promises.”</w:t>
      </w:r>
    </w:p>
    <w:p w14:paraId="787D6343"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Talari paused just long enough for that to register. “Then I will attempt to forgive you,” he replied.</w:t>
      </w:r>
    </w:p>
    <w:p w14:paraId="7D55F4BA"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By the time they returned to the berth, Ted already knew which ship was his.</w:t>
      </w:r>
    </w:p>
    <w:p w14:paraId="659A7948"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wore her usual riot of color and symbol over old military plating, but Ted slowed as he reached the ramp, head tilting slightly.</w:t>
      </w:r>
    </w:p>
    <w:p w14:paraId="722BA6C8"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Something had been added.</w:t>
      </w:r>
    </w:p>
    <w:p w14:paraId="0FAA288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Along the forward flank, just below the cockpit line, the stylized eye stared outward, paint still sharp where age and dust hadn’t touched it yet.</w:t>
      </w:r>
    </w:p>
    <w:p w14:paraId="0DE10C2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“This was not here before,” Ted said.</w:t>
      </w:r>
    </w:p>
    <w:p w14:paraId="0D9AD5A2"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glanced up from where he was checking a cargo strap near the open bay. “Manny’s been busy.”</w:t>
      </w:r>
    </w:p>
    <w:p w14:paraId="08026F9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“Manny,” Ted repeated.</w:t>
      </w:r>
    </w:p>
    <w:p w14:paraId="607E944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“Local artist,” Mosby said. “Self-appointed.”</w:t>
      </w:r>
    </w:p>
    <w:p w14:paraId="730AF44E"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studied the new eye a moment longer, the mineral sheen of his gaze narrowing. “He adds protection,” he said quietly.</w:t>
      </w:r>
    </w:p>
    <w:p w14:paraId="064B3AFE"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snorted. “He adds whatever he feels like.”</w:t>
      </w:r>
    </w:p>
    <w:p w14:paraId="0F22D00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didn’t look away. “That is also protection.”</w:t>
      </w:r>
    </w:p>
    <w:p w14:paraId="4594824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soft metallic thud echoed inside the cargo bay as someone set a crate down harder than necessary.</w:t>
      </w:r>
    </w:p>
    <w:p w14:paraId="6D55B0EE"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attention shifted.</w:t>
      </w:r>
    </w:p>
    <w:p w14:paraId="0B7198F2"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Sael stepped into view from deeper in the bay, sleeves rolled, a </w:t>
      </w:r>
      <w:proofErr w:type="spellStart"/>
      <w:r w:rsidRPr="00303D85">
        <w:rPr>
          <w:rFonts w:eastAsia="Times New Roman" w:cstheme="minorHAnsi"/>
          <w:kern w:val="0"/>
          <w:sz w:val="24"/>
          <w:szCs w:val="24"/>
          <w14:ligatures w14:val="none"/>
        </w:rPr>
        <w:t>datapad</w:t>
      </w:r>
      <w:proofErr w:type="spellEnd"/>
      <w:r w:rsidRPr="00303D85">
        <w:rPr>
          <w:rFonts w:eastAsia="Times New Roman" w:cstheme="minorHAnsi"/>
          <w:kern w:val="0"/>
          <w:sz w:val="24"/>
          <w:szCs w:val="24"/>
          <w14:ligatures w14:val="none"/>
        </w:rPr>
        <w:t xml:space="preserve"> in one hand. She had changed since Mosby had left for the station’s upper tiers — the tailored lines she’d worn to the </w:t>
      </w:r>
      <w:proofErr w:type="spellStart"/>
      <w:r w:rsidRPr="00303D85">
        <w:rPr>
          <w:rFonts w:eastAsia="Times New Roman" w:cstheme="minorHAnsi"/>
          <w:kern w:val="0"/>
          <w:sz w:val="24"/>
          <w:szCs w:val="24"/>
          <w14:ligatures w14:val="none"/>
        </w:rPr>
        <w:t>Thalean</w:t>
      </w:r>
      <w:proofErr w:type="spellEnd"/>
      <w:r w:rsidRPr="00303D85">
        <w:rPr>
          <w:rFonts w:eastAsia="Times New Roman" w:cstheme="minorHAnsi"/>
          <w:kern w:val="0"/>
          <w:sz w:val="24"/>
          <w:szCs w:val="24"/>
          <w14:ligatures w14:val="none"/>
        </w:rPr>
        <w:t xml:space="preserve"> consulate replaced now with muted, practical travel gear. Only the cut of the fabric, and the way she carried herself, marked her as anything other than another spacer passing through.</w:t>
      </w:r>
    </w:p>
    <w:p w14:paraId="20052068"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took in the Talari in a single, assessing glance.</w:t>
      </w:r>
    </w:p>
    <w:p w14:paraId="7FB8FADD"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Mosby said, jerking his thumb in introduction. “Best engineer I know who doesn’t ask for paperwork.”</w:t>
      </w:r>
    </w:p>
    <w:p w14:paraId="767CDC41"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inclined his head. “Mosby has low standards for documentation.”</w:t>
      </w:r>
    </w:p>
    <w:p w14:paraId="2F1AA01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met his gaze. “I am Sael.”</w:t>
      </w:r>
    </w:p>
    <w:p w14:paraId="2B7BD97D"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Ted’s eyes shifted to her, focus sharpening slightly. “Yes,” he said. “Sael </w:t>
      </w:r>
      <w:proofErr w:type="spellStart"/>
      <w:r w:rsidRPr="00303D85">
        <w:rPr>
          <w:rFonts w:eastAsia="Times New Roman" w:cstheme="minorHAnsi"/>
          <w:kern w:val="0"/>
          <w:sz w:val="24"/>
          <w:szCs w:val="24"/>
          <w14:ligatures w14:val="none"/>
        </w:rPr>
        <w:t>Vareni</w:t>
      </w:r>
      <w:proofErr w:type="spellEnd"/>
      <w:r w:rsidRPr="00303D85">
        <w:rPr>
          <w:rFonts w:eastAsia="Times New Roman" w:cstheme="minorHAnsi"/>
          <w:kern w:val="0"/>
          <w:sz w:val="24"/>
          <w:szCs w:val="24"/>
          <w14:ligatures w14:val="none"/>
        </w:rPr>
        <w:t xml:space="preserve"> </w:t>
      </w:r>
      <w:proofErr w:type="spellStart"/>
      <w:r w:rsidRPr="00303D85">
        <w:rPr>
          <w:rFonts w:eastAsia="Times New Roman" w:cstheme="minorHAnsi"/>
          <w:kern w:val="0"/>
          <w:sz w:val="24"/>
          <w:szCs w:val="24"/>
          <w14:ligatures w14:val="none"/>
        </w:rPr>
        <w:t>ir’Elisand</w:t>
      </w:r>
      <w:proofErr w:type="spellEnd"/>
      <w:r w:rsidRPr="00303D85">
        <w:rPr>
          <w:rFonts w:eastAsia="Times New Roman" w:cstheme="minorHAnsi"/>
          <w:kern w:val="0"/>
          <w:sz w:val="24"/>
          <w:szCs w:val="24"/>
          <w14:ligatures w14:val="none"/>
        </w:rPr>
        <w:t>.”</w:t>
      </w:r>
    </w:p>
    <w:p w14:paraId="4953490E"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proofErr w:type="spellStart"/>
      <w:r w:rsidRPr="00303D85">
        <w:rPr>
          <w:rFonts w:eastAsia="Times New Roman" w:cstheme="minorHAnsi"/>
          <w:kern w:val="0"/>
          <w:sz w:val="24"/>
          <w:szCs w:val="24"/>
          <w14:ligatures w14:val="none"/>
        </w:rPr>
        <w:t>datapad</w:t>
      </w:r>
      <w:proofErr w:type="spellEnd"/>
      <w:r w:rsidRPr="00303D85">
        <w:rPr>
          <w:rFonts w:eastAsia="Times New Roman" w:cstheme="minorHAnsi"/>
          <w:kern w:val="0"/>
          <w:sz w:val="24"/>
          <w:szCs w:val="24"/>
          <w14:ligatures w14:val="none"/>
        </w:rPr>
        <w:t xml:space="preserve"> in her hand went still.</w:t>
      </w:r>
    </w:p>
    <w:p w14:paraId="1B268437"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A fractional pause — small enough that Mosby might have missed it, large enough that Ted did not.</w:t>
      </w:r>
    </w:p>
    <w:p w14:paraId="2FAAFB9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see,” she said.</w:t>
      </w:r>
    </w:p>
    <w:p w14:paraId="4D818506"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looked between them. “Do you know each other?”</w:t>
      </w:r>
    </w:p>
    <w:p w14:paraId="7CD91C7B"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gaze remained on her. “I have never seen her,” he said. “Nor has she met me.”</w:t>
      </w:r>
    </w:p>
    <w:p w14:paraId="30268AB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Another beat.</w:t>
      </w:r>
    </w:p>
    <w:p w14:paraId="51A3E42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“But you know who I am,” Sael said.</w:t>
      </w:r>
    </w:p>
    <w:p w14:paraId="17744798"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“Yes,” Ted replied simply.</w:t>
      </w:r>
    </w:p>
    <w:p w14:paraId="62EB582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frowned. “How?”</w:t>
      </w:r>
    </w:p>
    <w:p w14:paraId="66323EC9" w14:textId="77777777" w:rsidR="00F34D09" w:rsidRPr="00303D85" w:rsidRDefault="0090127B" w:rsidP="00F34D09">
      <w:pPr>
        <w:pStyle w:val="NormalWeb"/>
        <w:rPr>
          <w:rFonts w:asciiTheme="minorHAnsi" w:hAnsiTheme="minorHAnsi" w:cstheme="minorHAnsi"/>
          <w14:ligatures w14:val="none"/>
        </w:rPr>
      </w:pPr>
      <w:r w:rsidRPr="00303D85">
        <w:rPr>
          <w:rFonts w:asciiTheme="minorHAnsi" w:hAnsiTheme="minorHAnsi" w:cstheme="minorHAnsi"/>
          <w14:ligatures w14:val="none"/>
        </w:rPr>
        <w:t xml:space="preserve">Ted shifted one shoulder in a small, almost apologetic motion. </w:t>
      </w:r>
    </w:p>
    <w:p w14:paraId="0A964CE9" w14:textId="2328903D" w:rsidR="00F34D09" w:rsidRPr="00303D85" w:rsidRDefault="00F34D09" w:rsidP="00F34D09">
      <w:pPr>
        <w:pStyle w:val="NormalWeb"/>
        <w:rPr>
          <w:rFonts w:asciiTheme="minorHAnsi" w:hAnsiTheme="minorHAnsi" w:cstheme="minorHAnsi"/>
          <w14:ligatures w14:val="none"/>
        </w:rPr>
      </w:pPr>
      <w:r w:rsidRPr="00303D85">
        <w:rPr>
          <w:rFonts w:asciiTheme="minorHAnsi" w:hAnsiTheme="minorHAnsi" w:cstheme="minorHAnsi"/>
          <w14:ligatures w14:val="none"/>
        </w:rPr>
        <w:t>“Talari notice things,” he said. “We remember. We speak to one another. Information travels.”</w:t>
      </w:r>
    </w:p>
    <w:p w14:paraId="43113B05"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Sael regarded him steadily. “That leaves a great deal to interpretation.”</w:t>
      </w:r>
    </w:p>
    <w:p w14:paraId="07120763"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Ted did not look away.</w:t>
      </w:r>
    </w:p>
    <w:p w14:paraId="59B208E6"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“No,” he said. “It leaves what was.” A pause. “We do not infer. We perceive.”</w:t>
      </w:r>
    </w:p>
    <w:p w14:paraId="1E0C58A4"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Mosby folded his arms. “Well that sounds spooky as hell.”</w:t>
      </w:r>
    </w:p>
    <w:p w14:paraId="5AB1536F"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Ted considered this. “It is often said.”</w:t>
      </w:r>
    </w:p>
    <w:p w14:paraId="5FDAAA94"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His eyes drifted briefly past them, toward the painted eye along the Star’s hull outside the open ramp.</w:t>
      </w:r>
    </w:p>
    <w:p w14:paraId="62CEE720" w14:textId="77777777" w:rsidR="00F34D09" w:rsidRPr="00F34D09" w:rsidRDefault="00F34D09" w:rsidP="00F34D09">
      <w:pPr>
        <w:spacing w:before="100" w:beforeAutospacing="1" w:after="100" w:afterAutospacing="1" w:line="240" w:lineRule="auto"/>
        <w:rPr>
          <w:rFonts w:eastAsia="Times New Roman" w:cstheme="minorHAnsi"/>
          <w:kern w:val="0"/>
          <w:sz w:val="24"/>
          <w:szCs w:val="24"/>
          <w14:ligatures w14:val="none"/>
        </w:rPr>
      </w:pPr>
      <w:r w:rsidRPr="00F34D09">
        <w:rPr>
          <w:rFonts w:eastAsia="Times New Roman" w:cstheme="minorHAnsi"/>
          <w:kern w:val="0"/>
          <w:sz w:val="24"/>
          <w:szCs w:val="24"/>
          <w14:ligatures w14:val="none"/>
        </w:rPr>
        <w:t>“Sometimes,” he added quietly, “it is also how things survive.”</w:t>
      </w:r>
    </w:p>
    <w:p w14:paraId="215CDE8B" w14:textId="36859E07" w:rsidR="0090127B" w:rsidRPr="00303D85" w:rsidRDefault="0090127B" w:rsidP="00F34D09">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hum of the station drifted in through the ramp. Somewhere down the dock, a cargo hauler cycled its thrusters and the deck vibrated faintly underfoot.</w:t>
      </w:r>
    </w:p>
    <w:p w14:paraId="02D249B3"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clapped his hands once. “Well, that’s reassuring.”</w:t>
      </w:r>
    </w:p>
    <w:p w14:paraId="58620B47"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jerked his head toward the interior. “Come on, Ted. I’ll show you the engine compartment. Try not to insult it too loudly.”</w:t>
      </w:r>
    </w:p>
    <w:p w14:paraId="445785ED"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“I know the way, Friend Mosby,” Ted said. “I am well aware of your failings to maintain it to my standards.”</w:t>
      </w:r>
    </w:p>
    <w:p w14:paraId="6CB9AB7D"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snorted. “No one could, Ted.”</w:t>
      </w:r>
    </w:p>
    <w:p w14:paraId="29F4C4C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watched them go, expression unreadable.</w:t>
      </w:r>
    </w:p>
    <w:p w14:paraId="2E2F1058"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she said quietly, “is not just an engineer.”</w:t>
      </w:r>
    </w:p>
    <w:p w14:paraId="5E92BCF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grinned faintly. “Nope. No one better to buy, borrow, or scrounge, though. We’re going to need him.”</w:t>
      </w:r>
    </w:p>
    <w:p w14:paraId="3E67FDA9"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followed Ted inside.</w:t>
      </w:r>
    </w:p>
    <w:p w14:paraId="367B237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lingered at the ramp a moment longer, looking out at the painted hull and the layered symbols that meant nothing to her.</w:t>
      </w:r>
    </w:p>
    <w:p w14:paraId="2D0D969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One of the new eyes seemed to be looking back.</w:t>
      </w:r>
    </w:p>
    <w:p w14:paraId="7D5684A1"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Inside, Ted had already opened two access panels in engineering and was explaining, with patient disapproval, why Mosby’s definition of “running fine” differed significantly from his own.</w:t>
      </w:r>
    </w:p>
    <w:p w14:paraId="7B2AFEA9"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“These thermal regulators,” Ted was saying, one long finger tracing a faint heat scar along a conduit, “are still within tolerance. They should not be.”</w:t>
      </w:r>
    </w:p>
    <w:p w14:paraId="3B788212"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leaned against a bulkhead with the long-suffering expression of a man who had heard this before. “They’ve got personality.”</w:t>
      </w:r>
    </w:p>
    <w:p w14:paraId="1922BCF1"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have damage,” Ted replied.</w:t>
      </w:r>
    </w:p>
    <w:p w14:paraId="64B7193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shrugged. “Same thing.”</w:t>
      </w:r>
    </w:p>
    <w:p w14:paraId="5F4ECDC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made a small sound that might have been a sigh in another species. “We will need spare regulators. And a better diagnostic array than the one you pretend is adequate.”</w:t>
      </w:r>
    </w:p>
    <w:p w14:paraId="6D3A69F2"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scratched the back of his neck. “I was hoping you’d say we’re perfect and can leave tomorrow.”</w:t>
      </w:r>
    </w:p>
    <w:p w14:paraId="74FF4A6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eyes shifted toward him. “I have never once said that.”</w:t>
      </w:r>
    </w:p>
    <w:p w14:paraId="00D5EAAC"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“Worth a shot,” Mosby muttered.</w:t>
      </w:r>
    </w:p>
    <w:p w14:paraId="29988434"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Ted adjusted a panel setting, then added, “There are also several components I would prefer to replace before departure.”</w:t>
      </w:r>
    </w:p>
    <w:p w14:paraId="5B148FD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raised an eyebrow. “How expensive is ‘prefer’?”</w:t>
      </w:r>
    </w:p>
    <w:p w14:paraId="3EDE0A7F"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considered. “Moderately.”</w:t>
      </w:r>
    </w:p>
    <w:p w14:paraId="674589E5"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jerked a thumb toward the cargo bay. “Put it on the mission account.”</w:t>
      </w:r>
    </w:p>
    <w:p w14:paraId="71C7F546"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leaning in the doorway, folded her arms. “I don’t remember authorizing—”</w:t>
      </w:r>
    </w:p>
    <w:p w14:paraId="1F196B87"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pointed at her. “She gets the bill.”</w:t>
      </w:r>
    </w:p>
    <w:p w14:paraId="2D3EDF81"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inclined his head. “In that case, the list will be extensive.”</w:t>
      </w:r>
    </w:p>
    <w:p w14:paraId="601119F3"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sighed.</w:t>
      </w:r>
    </w:p>
    <w:p w14:paraId="0B1D6110" w14:textId="77777777" w:rsidR="0090127B" w:rsidRPr="00303D85" w:rsidRDefault="0090127B" w:rsidP="0090127B">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looked pleased. “See? Everybody wins.”</w:t>
      </w:r>
    </w:p>
    <w:p w14:paraId="1EE8CBB0" w14:textId="335A6D0B" w:rsidR="0090127B" w:rsidRPr="00303D85" w:rsidRDefault="0090127B">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2F15FD30" w14:textId="77777777" w:rsidR="00FA7E16" w:rsidRPr="00303D85" w:rsidRDefault="00FA7E16" w:rsidP="00FA7E16">
      <w:pPr>
        <w:spacing w:before="100" w:beforeAutospacing="1" w:after="100" w:afterAutospacing="1" w:line="240" w:lineRule="auto"/>
        <w:rPr>
          <w:rFonts w:eastAsia="Times New Roman" w:cstheme="minorHAnsi"/>
          <w:kern w:val="0"/>
          <w:sz w:val="24"/>
          <w:szCs w:val="24"/>
          <w14:ligatures w14:val="none"/>
        </w:rPr>
      </w:pPr>
    </w:p>
    <w:p w14:paraId="1A9F6EAB" w14:textId="7DFB2886" w:rsidR="00BC16B9" w:rsidRPr="00BC16B9" w:rsidRDefault="00BC16B9" w:rsidP="00BC16B9">
      <w:pPr>
        <w:spacing w:before="100" w:beforeAutospacing="1" w:after="100" w:afterAutospacing="1" w:line="240" w:lineRule="auto"/>
        <w:outlineLvl w:val="1"/>
        <w:rPr>
          <w:rFonts w:eastAsia="Times New Roman" w:cstheme="minorHAnsi"/>
          <w:kern w:val="0"/>
          <w:sz w:val="24"/>
          <w:szCs w:val="24"/>
          <w14:ligatures w14:val="none"/>
        </w:rPr>
      </w:pPr>
      <w:r w:rsidRPr="00BC16B9">
        <w:rPr>
          <w:rFonts w:eastAsia="Times New Roman" w:cstheme="minorHAnsi"/>
          <w:kern w:val="0"/>
          <w:sz w:val="24"/>
          <w:szCs w:val="24"/>
          <w14:ligatures w14:val="none"/>
        </w:rPr>
        <w:t>CHAPTER 7</w:t>
      </w:r>
    </w:p>
    <w:p w14:paraId="71654D1E" w14:textId="274E9970"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An hour later he was halfway into an access panel he’d been meaning to check for weeks when the knock came against the hull — sharp, metallic, impatient enough to rattle the plating.</w:t>
      </w:r>
    </w:p>
    <w:p w14:paraId="564C5E2D"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He looked up. “Yeah, yeah,” he muttered, wiping his hands on a rag as he headed down toward the cargo ramp. “Hold on.”</w:t>
      </w:r>
    </w:p>
    <w:p w14:paraId="4AC5BBF0"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By the time the ramp lowered the rest of the way, a skinny kid was already standing at the bottom, bouncing on the balls of his feet like the station gravity couldn’t quite hold him down. His jacket had been patched so many times it had become its own design. A faded relay satchel hung crosswise over his chest.</w:t>
      </w:r>
    </w:p>
    <w:p w14:paraId="1EC7CCFE"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“Delivery for the Farther Star,” the kid said, chin up, voice already defensive.</w:t>
      </w:r>
    </w:p>
    <w:p w14:paraId="720FE7D7"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looked him over. Quick eyes. Quick hands. Not scared — just measuring.</w:t>
      </w:r>
    </w:p>
    <w:p w14:paraId="673E0C7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“Relay office start hiring children now?” Mosby asked.</w:t>
      </w:r>
    </w:p>
    <w:p w14:paraId="5270A6F7"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“Cheaper than bots,” the kid shot back. “You Mosby or not?”</w:t>
      </w:r>
    </w:p>
    <w:p w14:paraId="46C22FFD"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“Depends who’s asking.”</w:t>
      </w:r>
    </w:p>
    <w:p w14:paraId="22B7EA15"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The kid held up a slim pad. “Sign and I stop caring.”</w:t>
      </w:r>
    </w:p>
    <w:p w14:paraId="049BF40F"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snorted and pressed his thumb to the pad. As he handed it back, he flicked a few extra credits onto the screen.</w:t>
      </w:r>
    </w:p>
    <w:p w14:paraId="6DEEA16A"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The kid’s eyes widened for half a second before he covered it with a shrug. “Didn’t see nothing,” he said.</w:t>
      </w:r>
    </w:p>
    <w:p w14:paraId="76B341A9"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“Smart,” Mosby replied. “Stay that way.”</w:t>
      </w:r>
    </w:p>
    <w:p w14:paraId="55EAEECC"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The kid jogged off into the dock traffic.</w:t>
      </w:r>
    </w:p>
    <w:p w14:paraId="30D7F26F"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climbed back up the ramp, flipping through the printed relay slips as he walked. “Route coverage confirmed… parts shipment delayed… Jacobson complaining about berth fees again…” He shook his head.</w:t>
      </w:r>
    </w:p>
    <w:p w14:paraId="677C5C7F"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 xml:space="preserve">Sael stood near the cargo table, </w:t>
      </w:r>
      <w:proofErr w:type="spellStart"/>
      <w:r w:rsidRPr="00BC16B9">
        <w:rPr>
          <w:rFonts w:eastAsia="Times New Roman" w:cstheme="minorHAnsi"/>
          <w:kern w:val="0"/>
          <w:sz w:val="24"/>
          <w:szCs w:val="24"/>
          <w14:ligatures w14:val="none"/>
        </w:rPr>
        <w:t>datapad</w:t>
      </w:r>
      <w:proofErr w:type="spellEnd"/>
      <w:r w:rsidRPr="00BC16B9">
        <w:rPr>
          <w:rFonts w:eastAsia="Times New Roman" w:cstheme="minorHAnsi"/>
          <w:kern w:val="0"/>
          <w:sz w:val="24"/>
          <w:szCs w:val="24"/>
          <w14:ligatures w14:val="none"/>
        </w:rPr>
        <w:t xml:space="preserve"> open, reconciling outgoing load weights against the new parts Ted had stacked in neat, disapproving rows. She glanced up as Mosby came in.</w:t>
      </w:r>
    </w:p>
    <w:p w14:paraId="28F55B9D"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lastRenderedPageBreak/>
        <w:t>Ted stepped up behind Mosby without a sound. “May I see those?”</w:t>
      </w:r>
    </w:p>
    <w:p w14:paraId="67C869F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handed them over. “Anything interesting?”</w:t>
      </w:r>
    </w:p>
    <w:p w14:paraId="0E95A04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 held two slips side by side.</w:t>
      </w:r>
    </w:p>
    <w:p w14:paraId="1D32166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“There’s two of that one,” Mosby said. “Relay office glitch.”</w:t>
      </w:r>
    </w:p>
    <w:p w14:paraId="2591AAF5"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 did not answer.</w:t>
      </w:r>
    </w:p>
    <w:p w14:paraId="60584E6C"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Sael stepped closer, wiping her hands on a cloth. “Duplicate transmission?”</w:t>
      </w:r>
    </w:p>
    <w:p w14:paraId="36C561C6"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“They look identical,” Mosby said.</w:t>
      </w:r>
    </w:p>
    <w:p w14:paraId="4D44A8EB"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“They are not,” Ted replied.</w:t>
      </w:r>
    </w:p>
    <w:p w14:paraId="5E111DDB"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He pointed to a single altered character buried in the text.</w:t>
      </w:r>
    </w:p>
    <w:p w14:paraId="51B33645"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Sael frowned. “That’s a transmission artifact.”</w:t>
      </w:r>
    </w:p>
    <w:p w14:paraId="6335DB7E"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“No,” Ted said gently. “This one was altered.”</w:t>
      </w:r>
    </w:p>
    <w:p w14:paraId="2432563A"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rubbed his chin. “Meaning what? Somebody snooping?”</w:t>
      </w:r>
    </w:p>
    <w:p w14:paraId="3A22C6AA"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 examined the text carefully, eyes flicking back and forth in tiny, precise movements. “This is the sort of error made when something handles symbols without understanding them.”</w:t>
      </w:r>
    </w:p>
    <w:p w14:paraId="632C2832"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blinked. “You’re telling me somebody read my mail and fat-fingered the alphabet?”</w:t>
      </w:r>
    </w:p>
    <w:p w14:paraId="300EE819"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“In essence,” Ted said.</w:t>
      </w:r>
    </w:p>
    <w:p w14:paraId="46EACA11"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Sael crossed her arms. “Customs AIs scrub traffic all the time.”</w:t>
      </w:r>
    </w:p>
    <w:p w14:paraId="3856D6DA"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“Yes,” Ted agreed. “But their systems make consistent substitutions. This is not consistent.”</w:t>
      </w:r>
    </w:p>
    <w:p w14:paraId="767D398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took the slips back slowly. “So what does that mean?”</w:t>
      </w:r>
    </w:p>
    <w:p w14:paraId="3D14725E"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Ted’s gaze shifted, unfocused for a moment as he considered. “It means this message passed through something that does not think in this script… but wanted to see it anyway.”</w:t>
      </w:r>
    </w:p>
    <w:p w14:paraId="54744BE6" w14:textId="0D6121CD"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Silence pooled in the bay, thick.</w:t>
      </w:r>
    </w:p>
    <w:p w14:paraId="0C90A8E6"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looked at the slips again, then shoved them into a pocket. “All right,” he said. “That’s twice now.”</w:t>
      </w:r>
    </w:p>
    <w:p w14:paraId="24AC3A13"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lastRenderedPageBreak/>
        <w:t>Sael’s eyes narrowed. “Twice?”</w:t>
      </w:r>
    </w:p>
    <w:p w14:paraId="7E3CBF6B"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 xml:space="preserve">“Ship I spotted near </w:t>
      </w:r>
      <w:proofErr w:type="spellStart"/>
      <w:r w:rsidRPr="00BC16B9">
        <w:rPr>
          <w:rFonts w:eastAsia="Times New Roman" w:cstheme="minorHAnsi"/>
          <w:kern w:val="0"/>
          <w:sz w:val="24"/>
          <w:szCs w:val="24"/>
          <w14:ligatures w14:val="none"/>
        </w:rPr>
        <w:t>Aureline</w:t>
      </w:r>
      <w:proofErr w:type="spellEnd"/>
      <w:r w:rsidRPr="00BC16B9">
        <w:rPr>
          <w:rFonts w:eastAsia="Times New Roman" w:cstheme="minorHAnsi"/>
          <w:kern w:val="0"/>
          <w:sz w:val="24"/>
          <w:szCs w:val="24"/>
          <w14:ligatures w14:val="none"/>
        </w:rPr>
        <w:t>,” Mosby said. “Didn’t track right on sensors. I told myself it was a glitch and moved on. Probably shouldn’t have.”</w:t>
      </w:r>
    </w:p>
    <w:p w14:paraId="7B8867E0"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Ted’s attention sharpened. “You did not mention this.”</w:t>
      </w:r>
    </w:p>
    <w:p w14:paraId="3B05EDE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“Didn’t have anything solid,” Mosby said. “Still don’t. But now somebody’s skimming our traffic, and not very well.”</w:t>
      </w:r>
    </w:p>
    <w:p w14:paraId="6D8424DC"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He looked between them. “I don’t like patterns I can’t make sense of. So we’re about to make a move that doesn’t.”</w:t>
      </w:r>
    </w:p>
    <w:p w14:paraId="0186EE62"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Sael was very still.</w:t>
      </w:r>
    </w:p>
    <w:p w14:paraId="3073CCCA"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 xml:space="preserve">“There was someone at </w:t>
      </w:r>
      <w:proofErr w:type="spellStart"/>
      <w:r w:rsidRPr="00BC16B9">
        <w:rPr>
          <w:rFonts w:eastAsia="Times New Roman" w:cstheme="minorHAnsi"/>
          <w:kern w:val="0"/>
          <w:sz w:val="24"/>
          <w:szCs w:val="24"/>
          <w14:ligatures w14:val="none"/>
        </w:rPr>
        <w:t>Kalamar</w:t>
      </w:r>
      <w:proofErr w:type="spellEnd"/>
      <w:r w:rsidRPr="00BC16B9">
        <w:rPr>
          <w:rFonts w:eastAsia="Times New Roman" w:cstheme="minorHAnsi"/>
          <w:kern w:val="0"/>
          <w:sz w:val="24"/>
          <w:szCs w:val="24"/>
          <w14:ligatures w14:val="none"/>
        </w:rPr>
        <w:t>,” she said.</w:t>
      </w:r>
    </w:p>
    <w:p w14:paraId="65843B25"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Mosby’s gaze snapped to her. “Someone how?”</w:t>
      </w:r>
    </w:p>
    <w:p w14:paraId="1CDDF703"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 xml:space="preserve">“Intelligence, I’m sure,” she said. “Not ours. I couldn’t tell whose. Male. Watching the berth rotations. He never approached. Never asked questions. Just observed.” </w:t>
      </w:r>
      <w:del w:id="0" w:author="Unknown">
        <w:r w:rsidRPr="00BC16B9">
          <w:rPr>
            <w:rFonts w:eastAsia="Times New Roman" w:cstheme="minorHAnsi"/>
            <w:kern w:val="0"/>
            <w:sz w:val="24"/>
            <w:szCs w:val="24"/>
            <w14:ligatures w14:val="none"/>
          </w:rPr>
          <w:delText>.”</w:delText>
        </w:r>
      </w:del>
    </w:p>
    <w:p w14:paraId="0A59F3ED"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 did not move.</w:t>
      </w:r>
    </w:p>
    <w:p w14:paraId="37EF89AA"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Mosby’s voice lowered. “And you didn’t think that was worth mentioning?”</w:t>
      </w:r>
    </w:p>
    <w:p w14:paraId="7B810BEE"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“At the time it was only a possibility,” she replied evenly. “Now it is a pattern.”</w:t>
      </w:r>
    </w:p>
    <w:p w14:paraId="20B3AD1D"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Ted’s eyes flicked between them. “This increases probability of coordinated tracking.”</w:t>
      </w:r>
    </w:p>
    <w:p w14:paraId="2804EA8F"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stared at Sael a moment longer.</w:t>
      </w:r>
    </w:p>
    <w:p w14:paraId="5FA72C31"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Then he nodded once.</w:t>
      </w:r>
    </w:p>
    <w:p w14:paraId="2B572F2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“Good,” he said. “I was starting to think I was imagining things.”</w:t>
      </w:r>
    </w:p>
    <w:p w14:paraId="4AB83BAA"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He turned back to Ted. “Can the Star make a direct jump to Sol?”</w:t>
      </w:r>
    </w:p>
    <w:p w14:paraId="18D5BC75"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Sael blinked. “Sol? That’s not on the route.”</w:t>
      </w:r>
    </w:p>
    <w:p w14:paraId="5AAB83DB"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“Yeah,” Mosby said. “That’s the point.”</w:t>
      </w:r>
    </w:p>
    <w:p w14:paraId="33010186"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 did not answer immediately. His eyes shifted faintly as he ran the numbers. “There are complications.”</w:t>
      </w:r>
    </w:p>
    <w:p w14:paraId="48A43D6F"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lastRenderedPageBreak/>
        <w:t>Sael waited. “Define ‘complications.’”</w:t>
      </w:r>
    </w:p>
    <w:p w14:paraId="5FD5974D"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“The drive field was tuned for staged transits and gate alignments,” Ted said. “A single independent jump of that length through that region will increase containment drift and thermal load. Field fluctuations and radiation density will be significant. Regulator wear will accelerate. We will be operating closer to tolerance than I prefer.”</w:t>
      </w:r>
    </w:p>
    <w:p w14:paraId="201A45DB"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“Distance?” Mosby asked.</w:t>
      </w:r>
    </w:p>
    <w:p w14:paraId="2AF6B71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“Ten-point-five light-years,” Ted replied. “Within operational limits for this hull. Smaller mass helps. The Star is… resilient.” A pause. “But navigation will not be trivial. Sol space is not quiet.”</w:t>
      </w:r>
    </w:p>
    <w:p w14:paraId="55DA4FE8"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shrugged. “We’ll worry about that in transit.”</w:t>
      </w:r>
    </w:p>
    <w:p w14:paraId="333868B9"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Ted’s gaze held on him a fraction longer. “Transit may worry about you first.”</w:t>
      </w:r>
    </w:p>
    <w:p w14:paraId="16165B33"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“Story of my life.”</w:t>
      </w:r>
    </w:p>
    <w:p w14:paraId="72B56CC5"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Sael looked between them. “You’re talking about bypassing the gate network entirely.”</w:t>
      </w:r>
    </w:p>
    <w:p w14:paraId="351AB91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“Yep,” Mosby said. “If somebody’s watching traffic patterns, they’re watching gates. We drop off the map for a while. See who notices.”</w:t>
      </w:r>
    </w:p>
    <w:p w14:paraId="5D3B0350"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She considered that, expression tightening slightly. “And if whoever altered that message can still follow you off-grid?”</w:t>
      </w:r>
    </w:p>
    <w:p w14:paraId="3BFB061B"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met her eyes. “Then we learn something useful.”</w:t>
      </w:r>
    </w:p>
    <w:p w14:paraId="2825FED2"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 spoke quietly. “You are choosing uncertainty over structure.”</w:t>
      </w:r>
    </w:p>
    <w:p w14:paraId="54AD7CEE"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“I’m choosing to move where they aren’t expecting.”</w:t>
      </w:r>
    </w:p>
    <w:p w14:paraId="1E9E8A9C"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Ted inclined his head once. “Then I will need different spares. And more time than you will want to give me.”</w:t>
      </w:r>
    </w:p>
    <w:p w14:paraId="43383579"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Mosby didn’t hesitate. “Take what you need. Be quick.”</w:t>
      </w:r>
    </w:p>
    <w:p w14:paraId="5E6842A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“That will be expensive,” Ted said.</w:t>
      </w:r>
    </w:p>
    <w:p w14:paraId="60D165B1"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“Put it on the mission account.”</w:t>
      </w:r>
    </w:p>
    <w:p w14:paraId="5C372884"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Sael closed her eyes briefly, then opened them. “I will want that list.”</w:t>
      </w:r>
    </w:p>
    <w:p w14:paraId="4B1A3B66" w14:textId="77777777" w:rsidR="00BC16B9" w:rsidRPr="00BC16B9" w:rsidRDefault="00BC16B9" w:rsidP="00BC16B9">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t>“You will not enjoy it,” Ted said.</w:t>
      </w:r>
    </w:p>
    <w:p w14:paraId="725ECBA7" w14:textId="535B51CF" w:rsidR="00636D66" w:rsidRPr="00303D85" w:rsidRDefault="00BC16B9" w:rsidP="00636D66">
      <w:pPr>
        <w:spacing w:before="100" w:beforeAutospacing="1" w:after="100" w:afterAutospacing="1" w:line="240" w:lineRule="auto"/>
        <w:rPr>
          <w:rFonts w:eastAsia="Times New Roman" w:cstheme="minorHAnsi"/>
          <w:kern w:val="0"/>
          <w:sz w:val="24"/>
          <w:szCs w:val="24"/>
          <w14:ligatures w14:val="none"/>
        </w:rPr>
      </w:pPr>
      <w:r w:rsidRPr="00BC16B9">
        <w:rPr>
          <w:rFonts w:eastAsia="Times New Roman" w:cstheme="minorHAnsi"/>
          <w:kern w:val="0"/>
          <w:sz w:val="24"/>
          <w:szCs w:val="24"/>
          <w14:ligatures w14:val="none"/>
        </w:rPr>
        <w:lastRenderedPageBreak/>
        <w:t>“I am finding that out.”</w:t>
      </w:r>
      <w:r w:rsidRPr="00303D85">
        <w:rPr>
          <w:rFonts w:eastAsia="Times New Roman" w:cstheme="minorHAnsi"/>
          <w:kern w:val="0"/>
          <w:sz w:val="24"/>
          <w:szCs w:val="24"/>
          <w14:ligatures w14:val="none"/>
        </w:rPr>
        <w:t xml:space="preserve"> </w:t>
      </w:r>
      <w:r w:rsidR="00636D66" w:rsidRPr="00303D85">
        <w:rPr>
          <w:rFonts w:eastAsia="Times New Roman" w:cstheme="minorHAnsi"/>
          <w:kern w:val="0"/>
          <w:sz w:val="24"/>
          <w:szCs w:val="24"/>
          <w14:ligatures w14:val="none"/>
        </w:rPr>
        <w:t>she answered.</w:t>
      </w:r>
    </w:p>
    <w:p w14:paraId="39B7C007"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moved toward engineering at once, already reprioritizing systems in his head.</w:t>
      </w:r>
    </w:p>
    <w:p w14:paraId="594E97D8"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pushed off the bulkhead and headed for the cockpit. “I’m filing flight plan for a gate hop first. Something dull and predictable. Then we go somewhere inconvenient.”</w:t>
      </w:r>
    </w:p>
    <w:p w14:paraId="3724285D"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lingered a moment longer, looking toward the cargo ramp where the station traffic lights blinked in orderly patterns against the dark. A system built on schedules. Registries. Predictable movement.</w:t>
      </w:r>
    </w:p>
    <w:p w14:paraId="012D4B09"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was about to step outside all of it.</w:t>
      </w:r>
    </w:p>
    <w:p w14:paraId="41A4442E"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exhaled once, then followed him forward.</w:t>
      </w:r>
    </w:p>
    <w:p w14:paraId="55D85D1F"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did not look like a ship preparing for a quiet departure.</w:t>
      </w:r>
    </w:p>
    <w:p w14:paraId="68794D58"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Panels stood open along the cargo deck. Cables trailed like exposed nerves. Parts lay arranged in careful clusters that suggested urgency more than order. Somewhere below, a cargo lift whined against worn bearings.</w:t>
      </w:r>
    </w:p>
    <w:p w14:paraId="10991611"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had already commandeered half a crate of components that hadn’t technically been purchased yet. Mosby was sorting through them with growing dissatisfaction. He had hoped Ted would find better, but with the time they had, this was what the station could offer.</w:t>
      </w:r>
    </w:p>
    <w:p w14:paraId="5BF04FA2"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came up the ramp guiding a borrowed cargo lift stacked with more salvaged hardware.</w:t>
      </w:r>
    </w:p>
    <w:p w14:paraId="2D2BE24E"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“This is what was available,” he said, holding up a coil of </w:t>
      </w:r>
      <w:proofErr w:type="spellStart"/>
      <w:r w:rsidRPr="00303D85">
        <w:rPr>
          <w:rFonts w:eastAsia="Times New Roman" w:cstheme="minorHAnsi"/>
          <w:kern w:val="0"/>
          <w:sz w:val="24"/>
          <w:szCs w:val="24"/>
          <w14:ligatures w14:val="none"/>
        </w:rPr>
        <w:t>gravitic</w:t>
      </w:r>
      <w:proofErr w:type="spellEnd"/>
      <w:r w:rsidRPr="00303D85">
        <w:rPr>
          <w:rFonts w:eastAsia="Times New Roman" w:cstheme="minorHAnsi"/>
          <w:kern w:val="0"/>
          <w:sz w:val="24"/>
          <w:szCs w:val="24"/>
          <w14:ligatures w14:val="none"/>
        </w:rPr>
        <w:t xml:space="preserve"> mesh that had clearly survived more than one previous life. “It is not what was required.”</w:t>
      </w:r>
    </w:p>
    <w:p w14:paraId="079585C2"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“It’ll do,” Mosby said, not looking up from the console where he was transmitting flight plans. “We’re not rebuilding her. Just keeping her breathing.”</w:t>
      </w:r>
    </w:p>
    <w:p w14:paraId="0E391887"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made a low sound that suggested breathing was an optimistic goal.</w:t>
      </w:r>
    </w:p>
    <w:p w14:paraId="3F6EBD99"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Sael stood near the forward ramp, </w:t>
      </w:r>
      <w:proofErr w:type="spellStart"/>
      <w:r w:rsidRPr="00303D85">
        <w:rPr>
          <w:rFonts w:eastAsia="Times New Roman" w:cstheme="minorHAnsi"/>
          <w:kern w:val="0"/>
          <w:sz w:val="24"/>
          <w:szCs w:val="24"/>
          <w14:ligatures w14:val="none"/>
        </w:rPr>
        <w:t>datapad</w:t>
      </w:r>
      <w:proofErr w:type="spellEnd"/>
      <w:r w:rsidRPr="00303D85">
        <w:rPr>
          <w:rFonts w:eastAsia="Times New Roman" w:cstheme="minorHAnsi"/>
          <w:kern w:val="0"/>
          <w:sz w:val="24"/>
          <w:szCs w:val="24"/>
          <w14:ligatures w14:val="none"/>
        </w:rPr>
        <w:t xml:space="preserve"> in hand, but she hadn’t looked at the screen in several minutes. Station lights shimmered across its polished surface. Her attention was somewhere else entirely. Dock announcements echoed faintly from the concourse beyond the hull.</w:t>
      </w:r>
    </w:p>
    <w:p w14:paraId="166C6629"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Four hours.</w:t>
      </w:r>
    </w:p>
    <w:p w14:paraId="5797E29F"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was how long until the next gate cycle.</w:t>
      </w:r>
    </w:p>
    <w:p w14:paraId="78DDE2A6"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Four hours for anyone watching to notice a change in behavior. Four hours to request priority positioning. Four hours to decide whether they were worth the trouble.</w:t>
      </w:r>
    </w:p>
    <w:p w14:paraId="734CE1ED"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filed the first flight plan — routine trader departure, standard gate transit toward the Aurelia Gate. The safe route. The expected route.</w:t>
      </w:r>
    </w:p>
    <w:p w14:paraId="67844964"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knew the route they would actually take would be far riskier.</w:t>
      </w:r>
    </w:p>
    <w:p w14:paraId="59006AC0"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had a second set of plans ready but didn’t file them. That one remained held behind a final authorization he hadn’t yet sent.</w:t>
      </w:r>
    </w:p>
    <w:p w14:paraId="000C3766"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came down the gantry from the second deck. She moved quietly, stepping past them and down the ramp. Neither of them stopped her.</w:t>
      </w:r>
    </w:p>
    <w:p w14:paraId="6FB5E9E4"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crossed the docking concourse with purpose but without hurry, disappearing into a corridor toward a section marked with diplomatic insignia. She did not look back.</w:t>
      </w:r>
    </w:p>
    <w:p w14:paraId="30DAC59E"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Work filled the next stretch of time — tools, diagnostics, half-spoken calculations. The ship hummed in uneven rhythms as systems came up one by one.</w:t>
      </w:r>
    </w:p>
    <w:p w14:paraId="53DC1457"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By the time Ted returned from the station markets with a final load of supplies — more parts, sealed ration packs, a crate of nutrient paste cartridges, and something labeled protein medley in optimistic lettering — the lighting in the bay had shifted toward evening tones.</w:t>
      </w:r>
    </w:p>
    <w:p w14:paraId="3D05348F"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was this,” Ted said, “or a shipment of ornamental algae.”</w:t>
      </w:r>
    </w:p>
    <w:p w14:paraId="0BBE1B75"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“Food’s food,” Mosby said.</w:t>
      </w:r>
    </w:p>
    <w:p w14:paraId="17301240"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tilted his head slightly. “You have not tasted this yet.”</w:t>
      </w:r>
    </w:p>
    <w:p w14:paraId="2A38E450"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When Sael returned an hour later, her expression was composed.</w:t>
      </w:r>
    </w:p>
    <w:p w14:paraId="639B9A57"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little too composed.</w:t>
      </w:r>
    </w:p>
    <w:p w14:paraId="637CEE2B"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noticed — not suspicious yet, just aware something had shifted — but he didn’t ask. Ted noticed as well, in the quiet, assessing way of his kind. He said nothing.</w:t>
      </w:r>
    </w:p>
    <w:p w14:paraId="4AC9DD68"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arranged some credits for us to have on hand,” she said. “Had to get special authorization.”</w:t>
      </w:r>
    </w:p>
    <w:p w14:paraId="3D3FCD4D"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approvingly. “Good thinking.”</w:t>
      </w:r>
    </w:p>
    <w:p w14:paraId="53B3D9BD"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moved past them into the ship and up toward the second deck.</w:t>
      </w:r>
    </w:p>
    <w:p w14:paraId="35B50E8A"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watched her go.</w:t>
      </w:r>
    </w:p>
    <w:p w14:paraId="7DFB86AA"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“Friend Mosby,” he said quietly, “could she not have done this without leaving the ship?”</w:t>
      </w:r>
    </w:p>
    <w:p w14:paraId="356A335A"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look up from the console.</w:t>
      </w:r>
    </w:p>
    <w:p w14:paraId="4640C675"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“Yeah,” he said.</w:t>
      </w:r>
    </w:p>
    <w:p w14:paraId="3E0A4A46"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that was all either of them said about it.</w:t>
      </w:r>
    </w:p>
    <w:p w14:paraId="2BD03C1E"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Departure clearance came two hours later.</w:t>
      </w:r>
    </w:p>
    <w:p w14:paraId="6E9F18D2"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priority. Not delayed. Just another trader slot moving through the station’s patient machinery.</w:t>
      </w:r>
    </w:p>
    <w:p w14:paraId="68882CE5"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docking clamps released with a deep, resonant thud that carried through the deck plating. A faint shudder passed through the hull as the Farther Star shifted from being held to holding herself. Maneuvering thrusters pulsed, gentle and controlled, easing the ship back from the berth.</w:t>
      </w:r>
    </w:p>
    <w:p w14:paraId="4B2F29BA"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“Trader vessel Farther Star,” station control intoned, voice calm and disinterested, “back clear on vector three-one-seven. Maintain drift until assigned outbound lane.”</w:t>
      </w:r>
    </w:p>
    <w:p w14:paraId="6B60AAEC"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acknowledged and guided her with small inputs, eyes moving between the canopy and the traffic display. Around them, ships traced slow arcs of light and motion — freighters heavy with cargo, couriers darting between lanes, a passenger liner gliding inward with stately precision. Every movement logged. Timed. Expected.</w:t>
      </w:r>
    </w:p>
    <w:p w14:paraId="0DADE3E6" w14:textId="75CAE8EC" w:rsidR="00BC16B9" w:rsidRPr="00303D85" w:rsidRDefault="00BC16B9" w:rsidP="00636D66">
      <w:pPr>
        <w:spacing w:before="100" w:beforeAutospacing="1" w:after="100" w:afterAutospacing="1" w:line="240" w:lineRule="auto"/>
        <w:rPr>
          <w:rStyle w:val="Strong"/>
          <w:rFonts w:cstheme="minorHAnsi"/>
          <w:b w:val="0"/>
          <w:bCs w:val="0"/>
          <w:sz w:val="24"/>
          <w:szCs w:val="24"/>
        </w:rPr>
      </w:pPr>
      <w:r w:rsidRPr="00303D85">
        <w:rPr>
          <w:rFonts w:cstheme="minorHAnsi"/>
          <w:sz w:val="24"/>
          <w:szCs w:val="24"/>
        </w:rPr>
        <w:t xml:space="preserve">Sael sat in the copilot’s chair, hands folded loosely in her lap, gaze forward. </w:t>
      </w:r>
      <w:r w:rsidRPr="00303D85">
        <w:rPr>
          <w:rStyle w:val="Strong"/>
          <w:rFonts w:cstheme="minorHAnsi"/>
          <w:b w:val="0"/>
          <w:bCs w:val="0"/>
          <w:sz w:val="24"/>
          <w:szCs w:val="24"/>
        </w:rPr>
        <w:t>She had not spoken since returning. Still too composed.</w:t>
      </w:r>
    </w:p>
    <w:p w14:paraId="26EA8622" w14:textId="72B10F89"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stood behind them, one hand braced on the bulkhead as he watched the readouts over Mosby’s shoulder.</w:t>
      </w:r>
    </w:p>
    <w:p w14:paraId="0E288D76"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cleared the immediate traffic envelope and drifted outward under minimal thrust. The station fell slowly behind, its rotating arms bright against the planet’s curve. Beyond it, the stars sharpened into hard points of light.</w:t>
      </w:r>
    </w:p>
    <w:p w14:paraId="44C7A9CE"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“Farther Star,” control said, “you are entering navigation lane Aurelia departure. Stand by for queue assignment.”</w:t>
      </w:r>
    </w:p>
    <w:p w14:paraId="3ACA17AE"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ship slid into the outbound flow, one more icon among dozens edging toward their respective gates.</w:t>
      </w:r>
    </w:p>
    <w:p w14:paraId="75FB51DD"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pause. A soft carrier hiss.</w:t>
      </w:r>
    </w:p>
    <w:p w14:paraId="45807B74"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“Farther Star, you are number twelve in the Aurelia Gate departure queue. Hold position and await sequencing.”</w:t>
      </w:r>
    </w:p>
    <w:p w14:paraId="6D0CE7D5"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“Twelve,” Mosby repeated after muting the channel.</w:t>
      </w:r>
    </w:p>
    <w:p w14:paraId="2326B64A"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drifted in the navigation lane, holds full, waiting for departure clearance and its place in the outbound queue — just another ship in a system built on schedules and predictable movement.</w:t>
      </w:r>
    </w:p>
    <w:p w14:paraId="1F2BFB8B"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made a low, thoughtful sound. “That is enough time,” he said.</w:t>
      </w:r>
    </w:p>
    <w:p w14:paraId="755DC1FC"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what?” Sael asked.</w:t>
      </w:r>
    </w:p>
    <w:p w14:paraId="28E7CD1F"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did not answer.</w:t>
      </w:r>
    </w:p>
    <w:p w14:paraId="5FB4D961"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was watching the other ships as they began to queue.</w:t>
      </w:r>
    </w:p>
    <w:p w14:paraId="38044424"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Transponder icons slid into ordered lanes on the display, each tagged with registry, mass, destination. The system’s quiet choreography unfolded exactly as designed — predictable, regulated, safe.</w:t>
      </w:r>
    </w:p>
    <w:p w14:paraId="16B6F41E"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one contact caught his eye.</w:t>
      </w:r>
    </w:p>
    <w:p w14:paraId="03BFF0FA"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one.” Mosby leaned forward and pointed at a marker nearing the departure threshold. “Does that look familiar to you?”</w:t>
      </w:r>
    </w:p>
    <w:p w14:paraId="758C64A2"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leaned closer to his display. For a moment she said nothing. Then her breath caught.</w:t>
      </w:r>
    </w:p>
    <w:p w14:paraId="25FD9570"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“At </w:t>
      </w:r>
      <w:proofErr w:type="spellStart"/>
      <w:r w:rsidRPr="00303D85">
        <w:rPr>
          <w:rFonts w:eastAsia="Times New Roman" w:cstheme="minorHAnsi"/>
          <w:kern w:val="0"/>
          <w:sz w:val="24"/>
          <w:szCs w:val="24"/>
          <w14:ligatures w14:val="none"/>
        </w:rPr>
        <w:t>Aureline</w:t>
      </w:r>
      <w:proofErr w:type="spellEnd"/>
      <w:r w:rsidRPr="00303D85">
        <w:rPr>
          <w:rFonts w:eastAsia="Times New Roman" w:cstheme="minorHAnsi"/>
          <w:kern w:val="0"/>
          <w:sz w:val="24"/>
          <w:szCs w:val="24"/>
          <w14:ligatures w14:val="none"/>
        </w:rPr>
        <w:t>,” she said softly.</w:t>
      </w:r>
    </w:p>
    <w:p w14:paraId="0C5AA376"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once. “Yeah. Thought so.”</w:t>
      </w:r>
    </w:p>
    <w:p w14:paraId="0C3D9B12"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contact tag resolved as the system refreshed — registry masked, drive signature blurred into the noise floor. It matched the way it had looked before: present, but unwilling to be seen.</w:t>
      </w:r>
    </w:p>
    <w:p w14:paraId="3272B3AB"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ship ahead of them brightened as its drive came up under sequencing control, nudged toward the gate in a clean, obedient arc.</w:t>
      </w:r>
    </w:p>
    <w:p w14:paraId="75636E73"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Mosby’s voice dropped, steady and matter-of-fact. “When it enters the gate, we break out of lane and file the second flight plan.”</w:t>
      </w:r>
    </w:p>
    <w:p w14:paraId="02912EFD"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eyes stayed on the display, tracking the other ship’s slow glide toward the luminous geometry of the gate. “They’ll see the vector change.”</w:t>
      </w:r>
    </w:p>
    <w:p w14:paraId="16C4411B"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“There are a couple of ships between us and them,” Mosby said. “Once they cross the threshold, they’re committed. They have to complete transit before they can even think about turning around.”</w:t>
      </w:r>
    </w:p>
    <w:p w14:paraId="02026E33"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understood immediately. That would put them far ahead by the time anyone on the other side could even begin to guess where they had gone.</w:t>
      </w:r>
    </w:p>
    <w:p w14:paraId="324A4649"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distant ship crossed the outer approach boundary, its transponder pulsing brighter as the gate’s field began to build around it.</w:t>
      </w:r>
    </w:p>
    <w:p w14:paraId="66773B5B"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faint vibration thrummed through the deck — not from their own drives, but from the gate cycling up for transit.</w:t>
      </w:r>
    </w:p>
    <w:p w14:paraId="072D04ED"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“Timing will be critical,” Ted said.</w:t>
      </w:r>
    </w:p>
    <w:p w14:paraId="6522BD08"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flexed his fingers once over the controls. “Good thing we’re not in a hurry,” he said.</w:t>
      </w:r>
    </w:p>
    <w:p w14:paraId="00BAB9F2"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Ahead of them, the gate shimmered, distortion spreading like heat haze across the stars as spacetime bent around the departing vessel.</w:t>
      </w:r>
    </w:p>
    <w:p w14:paraId="167C2AD2"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Mosby’s thumb hovered over the authorization tab for the second flight plan. Waiting.</w:t>
      </w:r>
    </w:p>
    <w:p w14:paraId="34836CB8"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glanced at his display, claws moving lightly across the interface. His head tilted.</w:t>
      </w:r>
    </w:p>
    <w:p w14:paraId="30EE9730"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“Friend Mosby,” he said, “the filed destination is not accurate.”</w:t>
      </w:r>
    </w:p>
    <w:p w14:paraId="4C2AE171"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look away from the canopy. “Nope.”</w:t>
      </w:r>
    </w:p>
    <w:p w14:paraId="24179BCF"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studied the numbers a moment longer. “It indicates Dawn Hold.”</w:t>
      </w:r>
    </w:p>
    <w:p w14:paraId="38C117A3"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“Sure does.”</w:t>
      </w:r>
    </w:p>
    <w:p w14:paraId="62B48DF9"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eyes flicked toward him. “You’re putting a false destination on record.”</w:t>
      </w:r>
    </w:p>
    <w:p w14:paraId="43B7676B"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“Just keeping paperwork happy,” Mosby said. “If anyone checks, we were heading somewhere nice and ordinary. If our friends out there check, they’ll be looking for us in the wrong places.”</w:t>
      </w:r>
    </w:p>
    <w:p w14:paraId="6E07452A"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made a quiet sound of understanding. “A decoy trail.”</w:t>
      </w:r>
    </w:p>
    <w:p w14:paraId="27F55F89"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“That’s the idea.”</w:t>
      </w:r>
    </w:p>
    <w:p w14:paraId="0B5EC73D"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gate’s glow intensified ahead of them as the departing ship slid deeper into the field.</w:t>
      </w:r>
    </w:p>
    <w:p w14:paraId="4E0E390A"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voice stayed low. “No traffic control. No one knows where we are.”</w:t>
      </w:r>
    </w:p>
    <w:p w14:paraId="12AF1239"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“No one coming if it goes wrong,” Ted added quietly.</w:t>
      </w:r>
    </w:p>
    <w:p w14:paraId="615AC329"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gave a single nod. “Yeah,” he said. “That’s the idea.”</w:t>
      </w:r>
    </w:p>
    <w:p w14:paraId="71FDED68"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ship ahead — the one they had seen at </w:t>
      </w:r>
      <w:proofErr w:type="spellStart"/>
      <w:r w:rsidRPr="00303D85">
        <w:rPr>
          <w:rFonts w:eastAsia="Times New Roman" w:cstheme="minorHAnsi"/>
          <w:kern w:val="0"/>
          <w:sz w:val="24"/>
          <w:szCs w:val="24"/>
          <w14:ligatures w14:val="none"/>
        </w:rPr>
        <w:t>Aureline</w:t>
      </w:r>
      <w:proofErr w:type="spellEnd"/>
      <w:r w:rsidRPr="00303D85">
        <w:rPr>
          <w:rFonts w:eastAsia="Times New Roman" w:cstheme="minorHAnsi"/>
          <w:kern w:val="0"/>
          <w:sz w:val="24"/>
          <w:szCs w:val="24"/>
          <w14:ligatures w14:val="none"/>
        </w:rPr>
        <w:t xml:space="preserve"> — vanished in a flare of distorted light.</w:t>
      </w:r>
    </w:p>
    <w:p w14:paraId="3589B61A"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“Now,” Mosby said.</w:t>
      </w:r>
    </w:p>
    <w:p w14:paraId="7F1BDF14"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His thumb came down on the console.</w:t>
      </w:r>
    </w:p>
    <w:p w14:paraId="6B4A0816"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second flight plan transmitted — clean, routine, logged for Dawn Hold.</w:t>
      </w:r>
    </w:p>
    <w:p w14:paraId="12251DB8"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his other hand moved.</w:t>
      </w:r>
    </w:p>
    <w:p w14:paraId="34F1DAB6"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rolled hard out of the navigation lane.</w:t>
      </w:r>
    </w:p>
    <w:p w14:paraId="3D603ACE"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Warning tones chirped as proximity buffers protested. Transponder traffic spiked — automated queries, routing challenges, system confusion rippling through the local net.</w:t>
      </w:r>
    </w:p>
    <w:p w14:paraId="2FBCBDA4"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ignored it all.</w:t>
      </w:r>
    </w:p>
    <w:p w14:paraId="76C3F705"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“Vector plotted,” Ted said, voice suddenly sharp. “Window is narrow.”</w:t>
      </w:r>
    </w:p>
    <w:p w14:paraId="56E86EBB"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see it.”</w:t>
      </w:r>
    </w:p>
    <w:p w14:paraId="2DECD5C6"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ship’s nose swung toward a gap between traffic flows — not the gate corridor, not any declared route, but open black where no outbound vessel was supposed to be accelerating.</w:t>
      </w:r>
    </w:p>
    <w:p w14:paraId="71D1DE99"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“Inertial dampers to full,” Mosby snapped.</w:t>
      </w:r>
    </w:p>
    <w:p w14:paraId="1B559356"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“Dampers holding.”</w:t>
      </w:r>
    </w:p>
    <w:p w14:paraId="3D02188B"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drive began to spool, a rising hum building through the deck plates and into their bones.</w:t>
      </w:r>
    </w:p>
    <w:p w14:paraId="14745F38"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Behind them, the gate flared again as the next ship in sequence advanced, its transit wash blooming bright across sensors. For a few critical seconds, every watchful system would be focused forward.</w:t>
      </w:r>
    </w:p>
    <w:p w14:paraId="4F75AF33"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“Field is building,” Ted said.</w:t>
      </w:r>
    </w:p>
    <w:p w14:paraId="70CF18C8"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gripped the edge of her seat, eyes fixed ahead. “Commit.”</w:t>
      </w:r>
    </w:p>
    <w:p w14:paraId="53F6A804" w14:textId="77777777" w:rsidR="00636D66" w:rsidRPr="00303D85" w:rsidRDefault="00636D66" w:rsidP="00636D6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hesitate. “Jump.”</w:t>
      </w:r>
    </w:p>
    <w:p w14:paraId="2BC6F3B2" w14:textId="0A7FCC3C" w:rsidR="00326B59" w:rsidRPr="00303D85" w:rsidRDefault="00326B59">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63CAC1BB" w14:textId="77777777" w:rsidR="00326B59" w:rsidRPr="00303D85" w:rsidRDefault="00326B59" w:rsidP="007038BB">
      <w:pPr>
        <w:spacing w:before="100" w:beforeAutospacing="1" w:after="100" w:afterAutospacing="1" w:line="240" w:lineRule="auto"/>
        <w:rPr>
          <w:rFonts w:eastAsia="Times New Roman" w:cstheme="minorHAnsi"/>
          <w:kern w:val="0"/>
          <w:sz w:val="24"/>
          <w:szCs w:val="24"/>
          <w14:ligatures w14:val="none"/>
        </w:rPr>
      </w:pPr>
    </w:p>
    <w:p w14:paraId="7BF0E267" w14:textId="045695E8" w:rsidR="00B43E8F" w:rsidRPr="00303D85" w:rsidRDefault="00B43E8F" w:rsidP="00B43E8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CHAPTER </w:t>
      </w:r>
      <w:r w:rsidR="00BC16B9" w:rsidRPr="00303D85">
        <w:rPr>
          <w:rFonts w:eastAsia="Times New Roman" w:cstheme="minorHAnsi"/>
          <w:kern w:val="0"/>
          <w:sz w:val="24"/>
          <w:szCs w:val="24"/>
          <w14:ligatures w14:val="none"/>
        </w:rPr>
        <w:t>8</w:t>
      </w:r>
    </w:p>
    <w:p w14:paraId="0E7E6A32"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Space folded.</w:t>
      </w:r>
    </w:p>
    <w:p w14:paraId="22BCAD2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Stars flared white and vanished as 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 xml:space="preserve"> drove into FTL, slipping free of the ordered lanes and their watching systems. No one spoke.</w:t>
      </w:r>
    </w:p>
    <w:p w14:paraId="3B4A578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cockpit lights flickered while the field geometry settled. Numbers streamed across the panels. The harsh shudder of entry eased into a deep, steady vibration that lived in the bones more than the ears. The sound of it wasn’t loud so much as intimate — a pressure in the teeth, a tremor in the seat frame, the ship’s mass agreeing, reluctantly, to be somewhere it had no business being.</w:t>
      </w:r>
    </w:p>
    <w:p w14:paraId="2E0BB02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“Field integrity holding,” Ted said. “Thermal load within margin.”</w:t>
      </w:r>
    </w:p>
    <w:p w14:paraId="11719C2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gave a short nod but kept his hands near the controls. He didn’t fly the ship so much as wait beside it, ready to catch it if it slipped.</w:t>
      </w:r>
    </w:p>
    <w:p w14:paraId="4E80C27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rose and moved to the navigation console. She had known they were bypassing the gates. That had been clear the moment Mosby broke from the departure queue.</w:t>
      </w:r>
    </w:p>
    <w:p w14:paraId="3CB1F6F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Direct to Sol. Risky, but reasonable.</w:t>
      </w:r>
    </w:p>
    <w:p w14:paraId="125C85D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studied the projected course.</w:t>
      </w:r>
    </w:p>
    <w:p w14:paraId="0286C18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Her eyes narrowed.</w:t>
      </w:r>
    </w:p>
    <w:p w14:paraId="06BC0628"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display was alive with interference — shadows forming and dissolving, vectors bending where no mass should have been. Data ghosts flickered in and out of solution. The predictive line refused to stay straight; it wandered, corrected, wandered again, as though the computer were arguing with the space ahead.</w:t>
      </w:r>
    </w:p>
    <w:p w14:paraId="7644EE6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“What is this?” she asked.</w:t>
      </w:r>
    </w:p>
    <w:p w14:paraId="4D7A7C9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“Gravimetric instabilities,” Ted said. “Radiation shear. Stellar fragment fields.”</w:t>
      </w:r>
    </w:p>
    <w:p w14:paraId="6F096FC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kept his gaze forward. “Shortest line between here and Sol. Most ships don’t take it. Most ships aren’t trying to disappear.”</w:t>
      </w:r>
    </w:p>
    <w:p w14:paraId="58134DB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tilted his head slightly. “Most ships,” he said, “also prefer not to die.”</w:t>
      </w:r>
    </w:p>
    <w:p w14:paraId="77982B9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 deck trembled faintly as the field compensated for uneven space ahead, then lurched. It wasn’t a shove so much as a momentary absence of support, like a stair step that wasn’t where you expected it to be. Sael’s fingers tightened on the console edge before she could stop them.</w:t>
      </w:r>
    </w:p>
    <w:p w14:paraId="23CCDA62"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adjusted a control by a fractional degree. “Stress variance elevated,” he said. “Still tolerable.” His voice stayed mild. His hands did not.</w:t>
      </w:r>
    </w:p>
    <w:p w14:paraId="04E2A0C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studied the distorted starfield a moment longer. The wavering threads of light ahead no longer seemed distant or abstract. They suggested motion without pattern, structure without stability. A place that looked calm until you tried to lay a ruler across it.</w:t>
      </w:r>
    </w:p>
    <w:p w14:paraId="053E5DC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For the first time since the jump, unease stirred beneath her composure.</w:t>
      </w:r>
    </w:p>
    <w:p w14:paraId="449FE48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urgency of escape faded. In its place came the long, suspended tension of a difficult crossing — the kind where the danger lay not behind them, but ahead.</w:t>
      </w:r>
    </w:p>
    <w:p w14:paraId="450EA49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ship rode the hum of FTL like a small boat on a long, invisible swell. Beyond the forward ports, space was no longer space but a soft distortion — stars stretched into faint, wavering threads that slid past without ever seeming to move. Sometimes the threads thickened, brightening as if the field were scraping too close to something massive and unseen; sometimes they thinned, leaving the glass looking almost empty. Mosby watched those changes the way a sailor watches the texture of water.</w:t>
      </w:r>
    </w:p>
    <w:p w14:paraId="5DCE4D9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cockpit lights were dimmed for long watch. Instrument panels cast steady color across the consoles and the tired faces gathered there. Time in transit did what it always did: it made the ship smaller, the air drier, the muscles stiffer, the thoughts sharper at the edges.</w:t>
      </w:r>
    </w:p>
    <w:p w14:paraId="4E836DE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stood behind the pilot’s chair, one hand resting lightly on the back of it, bracing against the subtle turbulence.</w:t>
      </w:r>
    </w:p>
    <w:p w14:paraId="231CEF4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“There is something you should know,” she said.</w:t>
      </w:r>
    </w:p>
    <w:p w14:paraId="2814F40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turn. “That usually means I’m not going to like it.”</w:t>
      </w:r>
    </w:p>
    <w:p w14:paraId="46E36E7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Ted’s gaze shifted toward her, reflective eyes catching the panel glow.</w:t>
      </w:r>
    </w:p>
    <w:p w14:paraId="1E11999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took a breath. “About who might be reading our traffic. About why I didn’t say anything sooner.”</w:t>
      </w:r>
    </w:p>
    <w:p w14:paraId="243EA90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Now Mosby glanced back. “Figured you’d get around to it.” His tone was casual; his eyes weren’t.</w:t>
      </w:r>
    </w:p>
    <w:p w14:paraId="12E628B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“There’s a group,” she said. “They don’t hold territory. They don’t fly under a flag. But when they take an interest in a system… things change.”</w:t>
      </w:r>
    </w:p>
    <w:p w14:paraId="22B595E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made a soft sound of recognition.</w:t>
      </w:r>
    </w:p>
    <w:p w14:paraId="2B4598F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“Got a name?” Mosby asked.</w:t>
      </w:r>
    </w:p>
    <w:p w14:paraId="280901F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“Intelligence says they call themselves Ascendants,” Sael continued. “They don’t conquer. They cultivate.” She swallowed once. “They believe civilizations evolve through pressure. That stagnation is more dangerous than upheaval. If a society is shielded from hardship too long, it weakens. Collapses later. Worse.”</w:t>
      </w:r>
    </w:p>
    <w:p w14:paraId="7C9DEF5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“So they let the bad things happen,” Mosby said.</w:t>
      </w:r>
    </w:p>
    <w:p w14:paraId="51F4ECA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“Sometimes they remove the things preventing it,” Sael replied, lowering her head. “Sometimes they cause them.”</w:t>
      </w:r>
    </w:p>
    <w:p w14:paraId="3C276DC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tilted his head. “They attempt to restore what they consider natural selection at scale.”</w:t>
      </w:r>
    </w:p>
    <w:p w14:paraId="4FAA499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let out a low breath. “People die.”</w:t>
      </w:r>
    </w:p>
    <w:p w14:paraId="52D64D2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“Yes,” Sael said softly. No defense. No excuse. The admission landed without flourish, which made it heavier.</w:t>
      </w:r>
    </w:p>
    <w:p w14:paraId="025B5B9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“They see war, famine, collapse as a fire,” she said. “Something that tempers what survives. If a civilization can’t endure that, they believe it wasn’t viable to begin with.”</w:t>
      </w:r>
    </w:p>
    <w:p w14:paraId="05D66C9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Silence settled in the cockpit, heavier than before. Even the ship seemed to listen, the steady vibration continuing beneath their feet like a reminder that survival was never abstract out here.</w:t>
      </w:r>
    </w:p>
    <w:p w14:paraId="0E103BB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“And you?” Mosby asked. “You buy that?”</w:t>
      </w:r>
    </w:p>
    <w:p w14:paraId="1FD0A78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watched the warped starlight ahead. “I understand how someone could. That’s not the same as agreeing.”</w:t>
      </w:r>
    </w:p>
    <w:p w14:paraId="22B8BE6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“They mistake resilience </w:t>
      </w:r>
      <w:proofErr w:type="spellStart"/>
      <w:r w:rsidRPr="00303D85">
        <w:rPr>
          <w:rFonts w:eastAsia="Times New Roman" w:cstheme="minorHAnsi"/>
          <w:kern w:val="0"/>
          <w:sz w:val="24"/>
          <w:szCs w:val="24"/>
          <w14:ligatures w14:val="none"/>
        </w:rPr>
        <w:t>for</w:t>
      </w:r>
      <w:proofErr w:type="spellEnd"/>
      <w:r w:rsidRPr="00303D85">
        <w:rPr>
          <w:rFonts w:eastAsia="Times New Roman" w:cstheme="minorHAnsi"/>
          <w:kern w:val="0"/>
          <w:sz w:val="24"/>
          <w:szCs w:val="24"/>
          <w14:ligatures w14:val="none"/>
        </w:rPr>
        <w:t xml:space="preserve"> worth,” Ted said softly.</w:t>
      </w:r>
    </w:p>
    <w:p w14:paraId="246C4B8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“They break things to see what survives,” Mosby muttered, “like children knocking down their toys.”</w:t>
      </w:r>
    </w:p>
    <w:p w14:paraId="6999F8F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No one argued.</w:t>
      </w:r>
    </w:p>
    <w:p w14:paraId="52F0A3B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After a moment, Mosby leaned back in his seat. He rolled his shoulders once, as if settling himself under a weight he’d decided to carry anyway.</w:t>
      </w:r>
    </w:p>
    <w:p w14:paraId="74C5510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“This means we stop acting like we’re in traffic. Ted?”</w:t>
      </w:r>
    </w:p>
    <w:p w14:paraId="50C2B0E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straightened slightly. “Yes, Friend Mosby.”</w:t>
      </w:r>
    </w:p>
    <w:p w14:paraId="580906F3"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“How ugly is it going to be to push the field harder than she likes?”</w:t>
      </w:r>
    </w:p>
    <w:p w14:paraId="6D5C763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hesitated. “Inadvisable. Inefficient. Structurally impolite to the drive.” His eyes flicked to a temperature band that was already inching upward.</w:t>
      </w:r>
    </w:p>
    <w:p w14:paraId="0F30D37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Mosby’s mouth twitched. “But possible.”</w:t>
      </w:r>
    </w:p>
    <w:p w14:paraId="5F2D0C7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studied him. “What do you intend to do, Friend Mosby?”</w:t>
      </w:r>
    </w:p>
    <w:p w14:paraId="5E45013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kept his eyes forward. “I’m tired of people breathing down our necks. Tired of being one step behind.”</w:t>
      </w:r>
    </w:p>
    <w:p w14:paraId="184C3A6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His fingers tapped lightly on the console. Not impatience — counting.</w:t>
      </w:r>
    </w:p>
    <w:p w14:paraId="3F6852D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“We can’t change lanes,” he said. “But we can open the throttle. Put some distance between us and whoever’s watching.”</w:t>
      </w:r>
    </w:p>
    <w:p w14:paraId="203EAD0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frowned. “You’re talking about overdriving the field.”</w:t>
      </w:r>
    </w:p>
    <w:p w14:paraId="1F81358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“I’m talking about getting there first.”</w:t>
      </w:r>
    </w:p>
    <w:p w14:paraId="3AEFF85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considered that. “The stress load will not be trivial in this space. This corridor bites back.”</w:t>
      </w:r>
    </w:p>
    <w:p w14:paraId="2316786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“Neither is being hunted,” Mosby said.</w:t>
      </w:r>
    </w:p>
    <w:p w14:paraId="3015984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 quiet moment passed, filled with the steady hum of the drive. The ship answered the silence with a faint, restless shiver, as if it disliked being discussed in front of strangers.</w:t>
      </w:r>
    </w:p>
    <w:p w14:paraId="477FB09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Then Ted inclined his head. “Very well. I will attempt to persuade the drive to cooperate.”</w:t>
      </w:r>
    </w:p>
    <w:p w14:paraId="08A7423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gave a faint smile. “That’s why you’re here.”</w:t>
      </w:r>
    </w:p>
    <w:p w14:paraId="13A30C6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He reached for the controls, beginning the careful process of nudging the field parameters beyond their comfortable margins. Not a shove — a series of small thefts from the safety envelope, each one bought with heat and wear.</w:t>
      </w:r>
    </w:p>
    <w:p w14:paraId="711F5A2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Without looking at her, he added, “You’d better be straight with us, Sael.”</w:t>
      </w:r>
    </w:p>
    <w:p w14:paraId="5AD3683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stiffened slightly. “I am.”</w:t>
      </w:r>
    </w:p>
    <w:p w14:paraId="7B52913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“I knew you weren’t telling me everything,” he said. “But this? This is the kind of thing I should’ve known up front.”</w:t>
      </w:r>
    </w:p>
    <w:p w14:paraId="299B1AB8"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Sael held his gaze. Her voice, when she spoke, was calm — and distant.</w:t>
      </w:r>
    </w:p>
    <w:p w14:paraId="3E5CCFF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“I can only tell you what I’m authorized to. And when it becomes necessary.”</w:t>
      </w:r>
    </w:p>
    <w:p w14:paraId="09A44A9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Ted’s eyes moved between them, silent.</w:t>
      </w:r>
    </w:p>
    <w:p w14:paraId="7ECE84B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looked at her for a long moment. Measuring. Reassessing. The way a pilot judges weather: not by what it is, but by what it’s about to become.</w:t>
      </w:r>
    </w:p>
    <w:p w14:paraId="53C5E54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“Fine,” he said at last.</w:t>
      </w:r>
    </w:p>
    <w:p w14:paraId="69F9A03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word wasn’t agreement. It was a line being drawn.</w:t>
      </w:r>
    </w:p>
    <w:p w14:paraId="2885675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“We’ll play it that way.”</w:t>
      </w:r>
    </w:p>
    <w:p w14:paraId="20DAD91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inclined her head once, accepting the terms — and the cost.</w:t>
      </w:r>
    </w:p>
    <w:p w14:paraId="06C60DD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hum of the drive deepened as Ted fed more power into the field. The vibration changed pitch, climbing into something tighter and less forgiving, and the hull answered with a low complaint that came up through the soles of their feet.</w:t>
      </w:r>
    </w:p>
    <w:p w14:paraId="770D881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jump hadn’t changed.</w:t>
      </w:r>
    </w:p>
    <w:p w14:paraId="5D2B6AF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But the way they were riding it had the ship shuddering under strain.</w:t>
      </w:r>
    </w:p>
    <w:p w14:paraId="65B2988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And something between them, once easy and unspoken, now carried weight.</w:t>
      </w:r>
    </w:p>
    <w:p w14:paraId="0F938D3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 hairline crack.</w:t>
      </w:r>
    </w:p>
    <w:p w14:paraId="2A9CC2E8"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Not broken.</w:t>
      </w:r>
    </w:p>
    <w:p w14:paraId="5AEE0EE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Not yet.</w:t>
      </w:r>
    </w:p>
    <w:p w14:paraId="79BE9ED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But there.</w:t>
      </w:r>
    </w:p>
    <w:p w14:paraId="20E07FA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Time stretched.</w:t>
      </w:r>
    </w:p>
    <w:p w14:paraId="5F8E636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 xml:space="preserve"> drove on through the warped dark, her engines carrying that deeper, strained tone that never quite faded now. The ship felt alive underfoot — not in the easy, balanced way of a clean run, but like something enduring a burden it would rather not bear. Panels stayed loose. Tools stayed out. The air smelled faintly of hot insulation and recycled water.</w:t>
      </w:r>
    </w:p>
    <w:p w14:paraId="7488BE5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Watches turned over quietly. Rarely were less than two in the cockpit at once. Ted moved through the ship in restless circuits, opening panels, tightening tolerances, making minute </w:t>
      </w:r>
      <w:r w:rsidRPr="00303D85">
        <w:rPr>
          <w:rFonts w:eastAsia="Times New Roman" w:cstheme="minorHAnsi"/>
          <w:kern w:val="0"/>
          <w:sz w:val="24"/>
          <w:szCs w:val="24"/>
          <w14:ligatures w14:val="none"/>
        </w:rPr>
        <w:lastRenderedPageBreak/>
        <w:t>adjustments before small complaints could grow into serious ones. He ate standing up. Slept in snatches with one hand still on a diagnostic lead.</w:t>
      </w:r>
    </w:p>
    <w:p w14:paraId="3CFBBBF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spent long hours at the navigation console, silent, watching the projected corridor ahead worsen by degrees. The farther they went, the less the charts meant. She learned the ship’s new language: the slight flicker in a readout that meant nothing now but would mean everything ten minutes later; the tiny delay between a tremor and Ted’s correction.</w:t>
      </w:r>
    </w:p>
    <w:p w14:paraId="2067E0C2"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stayed in the pilot’s chair more often than he slept. When he did rest, it was shallow and brief. When awake, he watched the forward distortion or the readouts — and not Sael. He accepted food and drink without looking away, as if turning his head might invite the universe to take advantage.</w:t>
      </w:r>
    </w:p>
    <w:p w14:paraId="4C26320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They were nearly halfway through the crossing when the rhythm changed.</w:t>
      </w:r>
    </w:p>
    <w:p w14:paraId="70599E7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felt it through the deck before the instruments confirmed it. A subtle shift in vibration. A wrongness in the engine note. The hum lost its steady center and began to hunt, wavering as if the field could not decide where to hold.</w:t>
      </w:r>
    </w:p>
    <w:p w14:paraId="392215D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He was already leaning over the console when the first numbers began to drift.</w:t>
      </w:r>
    </w:p>
    <w:p w14:paraId="6BAD0A2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Ahead, the distorted geometry tightened.</w:t>
      </w:r>
    </w:p>
    <w:p w14:paraId="686BA90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smooth lensing of FTL twisted into knots.</w:t>
      </w:r>
    </w:p>
    <w:p w14:paraId="05412FC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ship didn’t shudder.</w:t>
      </w:r>
    </w:p>
    <w:p w14:paraId="30D2361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It slammed.</w:t>
      </w:r>
    </w:p>
    <w:p w14:paraId="0B71D99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 brutal lateral shock tore through the hull, hard enough to rattle teeth and snap heads sideways. Consoles flared white, then red, as field harmonics ripped out of alignment. Somewhere aft, something heavy broke loose with a metallic crash. A second sound followed — lighter, faster — tools or fittings skittering across deck plates.</w:t>
      </w:r>
    </w:p>
    <w:p w14:paraId="29B42E8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was thrown into the console edge. Pain flared along her shoulder as she caught herself too late. Her breath came sharp and fast, discipline cracking under the sudden violence.</w:t>
      </w:r>
    </w:p>
    <w:p w14:paraId="006A846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staggered, caught himself, and lunged for the controls, claws scraping metal as he dumped load from one emitter bank to another before the cascade could run away. Warnings overlapped: thermal, drift, emitter imbalance, dampers protesting at their limit.</w:t>
      </w:r>
    </w:p>
    <w:p w14:paraId="1166519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readouts went wild.</w:t>
      </w:r>
    </w:p>
    <w:p w14:paraId="1D53DB9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Gravitational variance spiked off scale. Radiation noise screamed across the sensors. The navigation display filled with phantom returns — ghost masses blooming and collapsing like reflections in shattered glass.</w:t>
      </w:r>
    </w:p>
    <w:p w14:paraId="351C839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 xml:space="preserve"> yawed hard. Inertial dampers whined in protest. A second impact followed, upward this time, a gut-wrenching heave that made the deck seem to fall away beneath them. For an instant Sael’s stomach rose as if gravity had forgotten its job.</w:t>
      </w:r>
    </w:p>
    <w:p w14:paraId="21F020F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dropped to one knee, hands braced against the plating. Her breathing lost rhythm, each inhale a sharp pull as the scale of what they had entered finally broke through her training.</w:t>
      </w:r>
    </w:p>
    <w:p w14:paraId="142E5AC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 not fight the motion.</w:t>
      </w:r>
    </w:p>
    <w:p w14:paraId="515E0DE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He rode it.</w:t>
      </w:r>
    </w:p>
    <w:p w14:paraId="204730B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Hands steady on the controls, he let the ship run before the storm the way a seasoned captain runs before a hurricane swell — never trying to outmuscle the sea, only keeping the bow aligned with the least deadly path. He fed small, measured corrections into the helm, feeling the rhythm beneath the chaos. His eyes were half on the instruments and half on the way the distortion leaned, reading it by instinct the way he once read smoke and tracers.</w:t>
      </w:r>
    </w:p>
    <w:p w14:paraId="6623BE1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Ahead, the distortion coiled into a visible rupture — a warped fold in the flow, like a breaking wave frozen in space.</w:t>
      </w:r>
    </w:p>
    <w:p w14:paraId="044005E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They drove straight into it.</w:t>
      </w:r>
    </w:p>
    <w:p w14:paraId="272FDD7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cut power sharply, bleeding energy into the lateral stabilizers. The engine note dropped to a strained, uneven growl.</w:t>
      </w:r>
    </w:p>
    <w:p w14:paraId="7250EB6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rupture hit.</w:t>
      </w:r>
    </w:p>
    <w:p w14:paraId="2564F82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ship convulsed. A deep, tearing groan rolled through the structure, felt more than heard. Every light in the cockpit died for a fraction of a second, leaving only motion and the sickening sensation of falling sideways through nothing.</w:t>
      </w:r>
    </w:p>
    <w:p w14:paraId="2D911A08"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Then the backups caught.</w:t>
      </w:r>
    </w:p>
    <w:p w14:paraId="32A07648"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Dim emergency lighting snapped on. Systems clawed their way back into coherence. The violent motion eased to heavy turbulence… then tremors… then the deep, labored hum of an overworked drive. The smell of overheated circuitry drifted from somewhere behind the panels, sharp and chemical.</w:t>
      </w:r>
    </w:p>
    <w:p w14:paraId="50E665A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Numbers crawled back from the edge.</w:t>
      </w:r>
    </w:p>
    <w:p w14:paraId="31D75632"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Radiation noise fell. Phantom contacts thinned and vanished. The twisted knot of distortion ahead slowly unwound into the familiar, uneasy flow of FTL.</w:t>
      </w:r>
    </w:p>
    <w:p w14:paraId="2D12866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stayed bent over the console, breathing hard as he made one last, delicate adjustment.</w:t>
      </w:r>
    </w:p>
    <w:p w14:paraId="3ABB90F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“She’s still with us,” he said quietly.</w:t>
      </w:r>
    </w:p>
    <w:p w14:paraId="48B4076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pushed herself upright, face pale, composure stripped down to effort alone. She kept her eyes on the forward glass as if looking away would make it happen again.</w:t>
      </w:r>
    </w:p>
    <w:p w14:paraId="3D8CC772"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kept his eyes forward, hands light on the controls, listening to the ship the way a sailor listens to a hull in heavy seas.</w:t>
      </w:r>
    </w:p>
    <w:p w14:paraId="5CCC2FC3"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They had just run before the storm — and lived.</w:t>
      </w:r>
    </w:p>
    <w:p w14:paraId="2051336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last tremor faded into the deeper, uneven hum of the drive.</w:t>
      </w:r>
    </w:p>
    <w:p w14:paraId="662D5E3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Mosby said sharply.</w:t>
      </w:r>
    </w:p>
    <w:p w14:paraId="75844A7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“Already going, Friend Mosby.”</w:t>
      </w:r>
    </w:p>
    <w:p w14:paraId="6F2A3D1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was in motion as he spoke, hands moving across the controls, isolating stressed systems and easing the field back into a sustainable geometry. The warning tones diminished, one by one, until only a low diagnostic murmur remained.</w:t>
      </w:r>
    </w:p>
    <w:p w14:paraId="4277085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glanced sideways. “You all right, Sael?”</w:t>
      </w:r>
    </w:p>
    <w:p w14:paraId="6B8852E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was still braced against the console where the shock had thrown her. One hand gripped the edge hard enough to whiten her knuckles. Her breathing was steadying, but not yet steady.</w:t>
      </w:r>
    </w:p>
    <w:p w14:paraId="67E1BC43"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“I’m fine,” she said, and this time she almost made it sound true.</w:t>
      </w:r>
    </w:p>
    <w:p w14:paraId="5A004DD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straightened slowly, rolling her shoulder once as if testing it, then returned her attention to the navigation display. Her posture was controlled again, movements deliberate — but a fraction too deliberate.</w:t>
      </w:r>
    </w:p>
    <w:p w14:paraId="58B7732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straightened from his console. “Drive integrity remains within operational tolerance,” he said. “She has endured worse.”</w:t>
      </w:r>
    </w:p>
    <w:p w14:paraId="10CA23B2"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Mosby allowed himself the faintest nod. 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 xml:space="preserve"> had seen combat, hard burns, and things no shipping registry would ever hear about. It would take more than one bad stretch of space to break her.</w:t>
      </w:r>
    </w:p>
    <w:p w14:paraId="35C82CC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Maybe.</w:t>
      </w:r>
    </w:p>
    <w:p w14:paraId="5B6B4C6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He looked forward again, hands light on the controls, listening to the ship. The vibration had changed — rougher, but stable. A hull with stories always sounded that way.</w:t>
      </w:r>
    </w:p>
    <w:p w14:paraId="3E5DD68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Then, without turning his head, he let his gaze shift just enough to catch Sael in the reflection of the forward glass.</w:t>
      </w:r>
    </w:p>
    <w:p w14:paraId="30FC59E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was staring at the distorted starfield as if it had personally offended her. Her jaw was set, but he saw the delay in her reactions, the careful stillness of someone forcing control back into place.</w:t>
      </w:r>
    </w:p>
    <w:p w14:paraId="5C11D0B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wasn’t used to this kind of space.</w:t>
      </w:r>
    </w:p>
    <w:p w14:paraId="3281594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He said nothing.</w:t>
      </w:r>
    </w:p>
    <w:p w14:paraId="274B776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Didn’t soften his tone. Didn’t offer reassurance. </w:t>
      </w:r>
      <w:proofErr w:type="spellStart"/>
      <w:r w:rsidRPr="00303D85">
        <w:rPr>
          <w:rFonts w:eastAsia="Times New Roman" w:cstheme="minorHAnsi"/>
          <w:kern w:val="0"/>
          <w:sz w:val="24"/>
          <w:szCs w:val="24"/>
          <w14:ligatures w14:val="none"/>
        </w:rPr>
        <w:t>Didnn’t</w:t>
      </w:r>
      <w:proofErr w:type="spellEnd"/>
      <w:r w:rsidRPr="00303D85">
        <w:rPr>
          <w:rFonts w:eastAsia="Times New Roman" w:cstheme="minorHAnsi"/>
          <w:kern w:val="0"/>
          <w:sz w:val="24"/>
          <w:szCs w:val="24"/>
          <w14:ligatures w14:val="none"/>
        </w:rPr>
        <w:t xml:space="preserve"> call attention to it.</w:t>
      </w:r>
    </w:p>
    <w:p w14:paraId="1530662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He just logged it away, the way a captain notes a change in weather or a new sound in the rigging.</w:t>
      </w:r>
    </w:p>
    <w:p w14:paraId="7CCB1DA2"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Something to remember.</w:t>
      </w:r>
    </w:p>
    <w:p w14:paraId="173CD6A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Outside, the warped starlight flowed on, vast and indifferent. The Star drove forward through it, battered but unbowed. And inside the cockpit, the silence carried a little more weight than it had before.</w:t>
      </w:r>
    </w:p>
    <w:p w14:paraId="14036F7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kept his eyes forward a moment longer, then spoke without looking at her.</w:t>
      </w:r>
    </w:p>
    <w:p w14:paraId="62D7841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“Why don’t you have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run a scan,” he said. “No point finding out later you cracked something.”</w:t>
      </w:r>
    </w:p>
    <w:p w14:paraId="00F4379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started to wave it off, then stopped. She gave a small nod instead.</w:t>
      </w:r>
    </w:p>
    <w:p w14:paraId="340624C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“Good idea,” she said quietly.</w:t>
      </w:r>
    </w:p>
    <w:p w14:paraId="6ABEB11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stepped out of the cockpit with careful control, not rushing, not limping — but not moving quite as easily as before.</w:t>
      </w:r>
    </w:p>
    <w:p w14:paraId="309D159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watched her go only long enough to make sure she cleared the hatch without stumbling.</w:t>
      </w:r>
    </w:p>
    <w:p w14:paraId="1552FE0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was already pulling up engineering schematics, his brow plates drawn tight in concentration.</w:t>
      </w:r>
    </w:p>
    <w:p w14:paraId="2BE926A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“I want to check engineering,” he said. “Some of the structural readings are… concerning.”</w:t>
      </w:r>
    </w:p>
    <w:p w14:paraId="2A7C4D5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grunted. “Go.”</w:t>
      </w:r>
    </w:p>
    <w:p w14:paraId="7DAF4AA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Ted paused at the hatch and looked back.</w:t>
      </w:r>
    </w:p>
    <w:p w14:paraId="48CF0EC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“Friend Mosby, warn me if there is another gravity shear.”</w:t>
      </w:r>
    </w:p>
    <w:p w14:paraId="4A75DD2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gave a short nod. “You’ll hear it before I do.”</w:t>
      </w:r>
    </w:p>
    <w:p w14:paraId="26B1EF3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Ted inclined his head and disappeared down the passage at a quick, efficient pace.</w:t>
      </w:r>
    </w:p>
    <w:p w14:paraId="133401B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was alone in the cockpit now. He rested his hands lightly on the controls and listened to the ship — to the vibration in the deck, the pitch of the engines, the faint groans of metal under stress.</w:t>
      </w:r>
    </w:p>
    <w:p w14:paraId="4D322A9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 xml:space="preserve"> sounded tired.</w:t>
      </w:r>
    </w:p>
    <w:p w14:paraId="189982C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But she was still running.</w:t>
      </w:r>
    </w:p>
    <w:p w14:paraId="543BF46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corridor lights seemed brighter than usual.</w:t>
      </w:r>
    </w:p>
    <w:p w14:paraId="1B1BC58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told herself it was only the contrast after the dim cockpit, but she didn’t slow her pace until she reached the small medical bay aft of the galley. The hatch slid open with a soft pneumatic sigh.</w:t>
      </w:r>
    </w:p>
    <w:p w14:paraId="13765332"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cradle waited where it always did, indifferent and patient.</w:t>
      </w:r>
    </w:p>
    <w:p w14:paraId="3D6255A5"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sat on the edge of it and let out a breath she hadn’t realized she was still holding.</w:t>
      </w:r>
    </w:p>
    <w:p w14:paraId="007C626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Her hands were steady now. That surprised her. It irritated her a little, too — as if steadiness were supposed to mean she hadn’t been frightened, and she knew better than to confuse the two.</w:t>
      </w:r>
    </w:p>
    <w:p w14:paraId="3ED8AE03"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rolled her shoulder carefully. A dull ache flared, nothing sharp. Nothing broken. Just the memory of the impact lingering in muscle and bone.</w:t>
      </w:r>
    </w:p>
    <w:p w14:paraId="19988EB2"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“Begin scan,” she said.</w:t>
      </w:r>
    </w:p>
    <w:p w14:paraId="0CA70D4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machine hummed to life, cool light passing slowly over her. She stared at the ceiling while it worked, listening to the distant vibration of the drive through the deck. Somewhere forward, very far away in the ship’s geometry, Mosby was still holding a line through unstable space. She could feel that effort as a constant pressure, like a hand placed lightly at the base of the spine.</w:t>
      </w:r>
    </w:p>
    <w:p w14:paraId="7FB5CCC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had read reports about corridors like this. Hazard zones. Unstable regions. Statistical anomalies.</w:t>
      </w:r>
    </w:p>
    <w:p w14:paraId="7C7E335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Words on a screen.</w:t>
      </w:r>
    </w:p>
    <w:p w14:paraId="1084F91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None of them had prepared her for the way space had moved — not empty, not passive, but violent and unpredictable, as if the universe itself had shrugged and nearly thrown them off.</w:t>
      </w:r>
    </w:p>
    <w:p w14:paraId="585572EC"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closed her eyes for a moment.</w:t>
      </w:r>
    </w:p>
    <w:p w14:paraId="6126BA13"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Training said to catalog the fear. Name it. Reduce it to information.</w:t>
      </w:r>
    </w:p>
    <w:p w14:paraId="25BD4BC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Her pulse had spiked. Breathing irregular. Cognitive narrowing under sudden threat.</w:t>
      </w:r>
    </w:p>
    <w:p w14:paraId="6A113289"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All manageable.</w:t>
      </w:r>
    </w:p>
    <w:p w14:paraId="30CCADC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Still, when the ship had lurched the second time, she had not thought of protocols or contingencies.</w:t>
      </w:r>
    </w:p>
    <w:p w14:paraId="3733765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had thought, very clearly:</w:t>
      </w:r>
    </w:p>
    <w:p w14:paraId="4C50F48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This is how people vanish.</w:t>
      </w:r>
    </w:p>
    <w:p w14:paraId="58C0B21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chimed softly, announcing the end of its scan.</w:t>
      </w:r>
    </w:p>
    <w:p w14:paraId="737DAD5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“Minor soft tissue trauma,” it reported in its calm, neutral voice. “No fractures. No internal bleeding. Recommend rest and anti-inflammatory.”</w:t>
      </w:r>
    </w:p>
    <w:p w14:paraId="376EF1C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“I’ll take the medication,” she said. “Skip the rest.”</w:t>
      </w:r>
    </w:p>
    <w:p w14:paraId="363DB11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dispenser clicked, offering a small capsule. She swallowed it dry and sat there a moment longer, hands folded loosely in her lap. The capsule tasted faintly of chalk and citrus, as if the designers wanted pain relief to feel polite.</w:t>
      </w:r>
    </w:p>
    <w:p w14:paraId="77BE89E0"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had told her to come here without making it an order.</w:t>
      </w:r>
    </w:p>
    <w:p w14:paraId="63BC591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knew what that meant.</w:t>
      </w:r>
    </w:p>
    <w:p w14:paraId="4BB3F91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He had seen.</w:t>
      </w:r>
    </w:p>
    <w:p w14:paraId="5268BB3B"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She wasn’t sure whether that comforted her or unsettled her more.</w:t>
      </w:r>
    </w:p>
    <w:p w14:paraId="16E39D4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After a while, she slid off the cradle and straightened her jacket. Her expression, when she caught it in the reflection of a darkened panel, was composed again.</w:t>
      </w:r>
    </w:p>
    <w:p w14:paraId="3515744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Not the same as before.</w:t>
      </w:r>
    </w:p>
    <w:p w14:paraId="131A863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But steady enough.</w:t>
      </w:r>
    </w:p>
    <w:p w14:paraId="7B9B84DA"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She dimmed the lights in the bay before leaving, letting the quiet hum of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fade behind her as she made her way back toward the cockpit. The ship felt different in the </w:t>
      </w:r>
      <w:r w:rsidRPr="00303D85">
        <w:rPr>
          <w:rFonts w:eastAsia="Times New Roman" w:cstheme="minorHAnsi"/>
          <w:kern w:val="0"/>
          <w:sz w:val="24"/>
          <w:szCs w:val="24"/>
          <w14:ligatures w14:val="none"/>
        </w:rPr>
        <w:lastRenderedPageBreak/>
        <w:t>passageways now — still tense, still strained, but no longer being physically shaken apart. The deck no longer tried to buck her. The vibration had settled into a tired, persistent thrum, like an animal that had stopped fighting and was simply enduring.</w:t>
      </w:r>
    </w:p>
    <w:p w14:paraId="1844AB1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As she moved forward, she passed an open access panel where someone — Ted, almost certainly — had left a tool kit half-unpacked. A strip of diagnostic tape fluttered with the ship’s breath of recycled air. The smell of warm insulation was still there, but it was fading, diluted by the ordinary odors of metal, lubricant, and stale coffee.</w:t>
      </w:r>
    </w:p>
    <w:p w14:paraId="1D6449A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By the time she reached the cockpit hatch, the emergency lights had been cut back and the main illumination restored to its low watch setting. The panels still wore their amber cautions like bruises, but the screaming alarms were gone.</w:t>
      </w:r>
    </w:p>
    <w:p w14:paraId="2B6968C7"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 let out a slow breath he hadn’t realized he was holding. He did it through his nose, carefully, like a man afraid that if he exhaled too hard the universe would notice and take another swing.</w:t>
      </w:r>
    </w:p>
    <w:p w14:paraId="05E5521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“We still in one piece?”</w:t>
      </w:r>
    </w:p>
    <w:p w14:paraId="498C08BD"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“Yes,” Ted said. “For certain definitions of ‘one piece.’”</w:t>
      </w:r>
    </w:p>
    <w:p w14:paraId="1C380B3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“Later,” Mosby muttered. His hands stayed on the controls, but the grip had loosened; he could afford to let the ship fly for a few seconds without expecting it to betray him. “Where are we?”</w:t>
      </w:r>
    </w:p>
    <w:p w14:paraId="2D12D436"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Sael leaned forward, studying the forward display as the sensor returns stabilized. The distortion outside the ports was still there, but it had smoothed. The threads of warped light no longer kinked and snapped; they ran in long, uneasy curves, as if the corridor had finally decided to behave.</w:t>
      </w:r>
    </w:p>
    <w:p w14:paraId="4663DAEE"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The view resolved into a dense tapestry of motion. Not the violent, impossible clutter from the storm’s heart, but the old clutter of danger — old lanes, stray debris, radiation blooms that pulsed and faded like heat lightning. The kind of mess a busy, dangerous region accumulated over decades. The kind of mess you could navigate, if you respected it.</w:t>
      </w:r>
    </w:p>
    <w:p w14:paraId="7FD2C8F4"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Mosby’s eyes flicked once to the chronometer. Long enough. Not forever. He shifted in the chair, spine cracking faintly, and for the first time in hours let his shoulders drop.</w:t>
      </w:r>
    </w:p>
    <w:p w14:paraId="54743971"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 was already moving again, quiet in the background, making notes, rebalancing loads, treating 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 xml:space="preserve"> the way you treated a battered machine you loved: with blunt honesty and careful hands.</w:t>
      </w:r>
    </w:p>
    <w:p w14:paraId="09CC872F" w14:textId="77777777" w:rsidR="00E62F03" w:rsidRPr="00303D85" w:rsidRDefault="00E62F03" w:rsidP="00E62F03">
      <w:pPr>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And Sael, looking at the now-legible chaos ahead, understood the difference. The storm had been something that could kill you without meaning to. What lay in front of them was worse in </w:t>
      </w:r>
      <w:r w:rsidRPr="00303D85">
        <w:rPr>
          <w:rFonts w:eastAsia="Times New Roman" w:cstheme="minorHAnsi"/>
          <w:kern w:val="0"/>
          <w:sz w:val="24"/>
          <w:szCs w:val="24"/>
          <w14:ligatures w14:val="none"/>
        </w:rPr>
        <w:lastRenderedPageBreak/>
        <w:t>a different way. It could kill you because it didn’t care at all — and because people had been careless here, long before they arrived.</w:t>
      </w:r>
    </w:p>
    <w:p w14:paraId="789AB04F" w14:textId="77777777" w:rsidR="00B43E8F" w:rsidRPr="00303D85" w:rsidRDefault="00B43E8F">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49407BF8" w14:textId="2880B989"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CHAPTER</w:t>
      </w:r>
    </w:p>
    <w:p w14:paraId="49E0AFD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Sol.</w:t>
      </w:r>
      <w:r w:rsidRPr="00303D85">
        <w:rPr>
          <w:rFonts w:eastAsia="Times New Roman" w:cstheme="minorHAnsi"/>
          <w:kern w:val="0"/>
          <w:sz w:val="24"/>
          <w:szCs w:val="24"/>
          <w14:ligatures w14:val="none"/>
        </w:rPr>
        <w:br/>
        <w:t>The inner system was alive with traffic.</w:t>
      </w:r>
    </w:p>
    <w:p w14:paraId="4BC771C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Dozens—no, hundreds—of transponder signatures threaded across the display, moving in layered corridors of light and velocity that stacked over and under one another in disciplined patterns. Gate flares winked in and out of existence around the system’s periphery, each arrival and departure briefly bending starlight into impossible angles before snapping back to normal — distortions so common here they barely warranted a second glance.</w:t>
      </w:r>
    </w:p>
    <w:p w14:paraId="3D65880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Freight convoys crawled along assigned lanes like glowing beads on invisible wires, mass and momentum managed by systems refined over generations. Passenger liners glided in stately arcs toward orbital hubs large enough to be cities in their own right, their approach vectors adjusted by fractions of a degree to avoid ripples that could propagate for thousands of kilometers. Military patrol craft held quiet positions near the major junctions, their transponders crisp and unmistakable — present not to threaten, but to remind.</w:t>
      </w:r>
    </w:p>
    <w:p w14:paraId="7B1F99F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threaded through it all was the constant murmur of traffic control. Overlapping channels of clearances, advisories, routing adjustments — voices calm, precise, endlessly patient. The sound of a system that never slept because it could not afford to.</w:t>
      </w:r>
    </w:p>
    <w:p w14:paraId="06620EB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exhaled softly. “All gates lead to Sol.”</w:t>
      </w:r>
    </w:p>
    <w:p w14:paraId="7ADA694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“Yeah,” Mosby said. “And everybody shows up eventually.”</w:t>
      </w:r>
    </w:p>
    <w:p w14:paraId="2804AAF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tilted his head, watching the traffic density map update as new arrivals folded seamlessly into the flow. “We are not conspicuous,” he observed.</w:t>
      </w:r>
    </w:p>
    <w:p w14:paraId="5620BE1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“Let’s keep it that way,” Mosby replied.</w:t>
      </w:r>
    </w:p>
    <w:p w14:paraId="4129872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He nudged the maneuvering controls, easing 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’s velocity down into the lower end of the local traffic band. The ship settled into the stream without protest, one more tired freighter among hundreds that had crossed too much distance and seen too much vacuum. Here, even exhaustion had a bracket and a code.</w:t>
      </w:r>
    </w:p>
    <w:p w14:paraId="71335E66"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“File a minor systems stress report,” Mosby said. “Nothing dramatic. We’re a hauler that pushed her drive too hard and needs a breather. That’s a story Sol hears every hour.”</w:t>
      </w:r>
    </w:p>
    <w:p w14:paraId="5AB970D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hands moved over the comm panel, her voice steady and professional as she transmitted the report. “Requesting low-priority inspection window and temporary berth. No hazardous cargo. No passenger services required.”</w:t>
      </w:r>
    </w:p>
    <w:p w14:paraId="172A65E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Ted glanced at the drive readouts again, eyes lingering on a stubborn amber indicator. “A pressurized berth would be… appreciated.”</w:t>
      </w:r>
    </w:p>
    <w:p w14:paraId="50955166"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gave him a sideways look. “You mean for the ship, right?”</w:t>
      </w:r>
    </w:p>
    <w:p w14:paraId="0B608C2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gaze shifted toward him. “Primarily.”</w:t>
      </w:r>
    </w:p>
    <w:p w14:paraId="11ED5C55"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Traffic control responded a moment later, voice calm, almost bored. A berth assignment. A projected delay measured in hours, not days. A routing corridor to follow, already overlaid on their display.</w:t>
      </w:r>
    </w:p>
    <w:p w14:paraId="59FBEA2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Routine. Unremarkable.</w:t>
      </w:r>
    </w:p>
    <w:p w14:paraId="305248F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Exactly what Mosby wanted.</w:t>
      </w:r>
    </w:p>
    <w:p w14:paraId="5FC4DB3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 xml:space="preserve"> slid deeper into the system, swallowed by the organized chaos of humanity’s busiest crossroads. Behind them, the FTL jump — the gravity shear, the storm — was already just another line item in a log that would be archived, indexed, and forgotten.</w:t>
      </w:r>
    </w:p>
    <w:p w14:paraId="1E1A46B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Ahead, five gates burned steadily, each one a controlled wound in spacetime leading somewhere else. Old gates. New gates. Gates rebuilt after wars, expanded after famines, reinforced after mistakes no one wanted to repeat.</w:t>
      </w:r>
    </w:p>
    <w:p w14:paraId="71169DE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“Sol’s Grand Central Gates,” Mosby remarked. “More tonnage goes through there in a day than most systems see in a year.”</w:t>
      </w:r>
    </w:p>
    <w:p w14:paraId="0BB3E00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watched the flow of ships around them, hands light on the controls.</w:t>
      </w:r>
    </w:p>
    <w:p w14:paraId="0EA699B5"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“Stay small,” he said quietly. “Stay boring.”</w:t>
      </w:r>
    </w:p>
    <w:p w14:paraId="28635F7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glanced at him, then back out at the impossible sprawl of motion and light. For the first time since leaving New Horizon, she allowed herself to believe no one was chasing them.</w:t>
      </w:r>
    </w:p>
    <w:p w14:paraId="0752203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the moment, they were just another ship in the crowd.</w:t>
      </w:r>
    </w:p>
    <w:p w14:paraId="74AB8CFD"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Mosby knew that was as close to safe as the galaxy ever got.</w:t>
      </w:r>
    </w:p>
    <w:p w14:paraId="7E4F138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berth wasn’t glamorous.</w:t>
      </w:r>
    </w:p>
    <w:p w14:paraId="3AAC9DB3"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A rotating service drum bolted onto the spine of one of Sol’s older orbital yards, its interior lined with docking cradles that had seen decades of tired freighters and overworked haulers. 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 xml:space="preserve"> settled into one of them with a soft, hollow thud that carried through the deck as the clamps engaged.</w:t>
      </w:r>
    </w:p>
    <w:p w14:paraId="0B2AA17D"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 xml:space="preserve">External power </w:t>
      </w:r>
      <w:proofErr w:type="spellStart"/>
      <w:r w:rsidRPr="00303D85">
        <w:rPr>
          <w:rFonts w:eastAsia="Times New Roman" w:cstheme="minorHAnsi"/>
          <w:kern w:val="0"/>
          <w:sz w:val="24"/>
          <w:szCs w:val="24"/>
          <w14:ligatures w14:val="none"/>
        </w:rPr>
        <w:t>umbilicals</w:t>
      </w:r>
      <w:proofErr w:type="spellEnd"/>
      <w:r w:rsidRPr="00303D85">
        <w:rPr>
          <w:rFonts w:eastAsia="Times New Roman" w:cstheme="minorHAnsi"/>
          <w:kern w:val="0"/>
          <w:sz w:val="24"/>
          <w:szCs w:val="24"/>
          <w14:ligatures w14:val="none"/>
        </w:rPr>
        <w:t xml:space="preserve"> extended and locked into place. A moment later, the ship’s systems sighed as station load replaced strain, the constant tension in the deck easing just enough to be felt.</w:t>
      </w:r>
    </w:p>
    <w:p w14:paraId="7D81FA7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“Finally,” Mosby muttered.</w:t>
      </w:r>
    </w:p>
    <w:p w14:paraId="7E73BBE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was already moving before the dock seals finished cycling.</w:t>
      </w:r>
    </w:p>
    <w:p w14:paraId="38FD01D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By the time Mosby reached engineering, two access panels were open and a diagnostic lead snaked deep into the drive housing. The smell of hot metal and polymer sealant hung in the air, sharp and familiar — damage, but manageable.</w:t>
      </w:r>
    </w:p>
    <w:p w14:paraId="5D3D268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“How bad?” Mosby asked, leaning in the hatchway with a mug of something that claimed to be coffee.</w:t>
      </w:r>
    </w:p>
    <w:p w14:paraId="0DFB8EB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 did not look up. “We remain </w:t>
      </w:r>
      <w:proofErr w:type="spellStart"/>
      <w:r w:rsidRPr="00303D85">
        <w:rPr>
          <w:rFonts w:eastAsia="Times New Roman" w:cstheme="minorHAnsi"/>
          <w:kern w:val="0"/>
          <w:sz w:val="24"/>
          <w:szCs w:val="24"/>
          <w14:ligatures w14:val="none"/>
        </w:rPr>
        <w:t>spaceworthy</w:t>
      </w:r>
      <w:proofErr w:type="spellEnd"/>
      <w:r w:rsidRPr="00303D85">
        <w:rPr>
          <w:rFonts w:eastAsia="Times New Roman" w:cstheme="minorHAnsi"/>
          <w:kern w:val="0"/>
          <w:sz w:val="24"/>
          <w:szCs w:val="24"/>
          <w14:ligatures w14:val="none"/>
        </w:rPr>
        <w:t>,” he said. “Define ‘proudly.’”</w:t>
      </w:r>
    </w:p>
    <w:p w14:paraId="069FBB03"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grunted. “You’ll tell me when it gets expensive.”</w:t>
      </w:r>
    </w:p>
    <w:p w14:paraId="38D6071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already is.”</w:t>
      </w:r>
    </w:p>
    <w:p w14:paraId="05DB665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Mosby reached past him to tap a readout. “You </w:t>
      </w:r>
      <w:proofErr w:type="spellStart"/>
      <w:r w:rsidRPr="00303D85">
        <w:rPr>
          <w:rFonts w:eastAsia="Times New Roman" w:cstheme="minorHAnsi"/>
          <w:kern w:val="0"/>
          <w:sz w:val="24"/>
          <w:szCs w:val="24"/>
          <w14:ligatures w14:val="none"/>
        </w:rPr>
        <w:t>gonna</w:t>
      </w:r>
      <w:proofErr w:type="spellEnd"/>
      <w:r w:rsidRPr="00303D85">
        <w:rPr>
          <w:rFonts w:eastAsia="Times New Roman" w:cstheme="minorHAnsi"/>
          <w:kern w:val="0"/>
          <w:sz w:val="24"/>
          <w:szCs w:val="24"/>
          <w14:ligatures w14:val="none"/>
        </w:rPr>
        <w:t xml:space="preserve"> need help?”</w:t>
      </w:r>
    </w:p>
    <w:p w14:paraId="4CF0B3D3"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paused, considering the display as if the answer might still change. “Yes,” he said simply.</w:t>
      </w:r>
    </w:p>
    <w:p w14:paraId="492F784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keyed a short transmission, voice low and precise.</w:t>
      </w:r>
    </w:p>
    <w:p w14:paraId="3D26E2D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Within an hour, three Talari arrived.</w:t>
      </w:r>
    </w:p>
    <w:p w14:paraId="17D9F74D"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came without uniforms, insignia, or visible affiliation. One carried a tool case older than the Star. Another had a sling of diagnostic filaments looped over one shoulder like climbing rope. The third moved with the careful gait of someone whose joints had been replaced more than once and expected to be replaced again.</w:t>
      </w:r>
    </w:p>
    <w:p w14:paraId="1FF11599"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did not introduce themselves.</w:t>
      </w:r>
    </w:p>
    <w:p w14:paraId="7ED65323"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did not need to.</w:t>
      </w:r>
    </w:p>
    <w:p w14:paraId="7F406DA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inclined his head in greeting. Subtle shifts of posture passed between them — information exchanged faster than language, acknowledgments without ceremony.</w:t>
      </w:r>
    </w:p>
    <w:p w14:paraId="65BACCD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watched from the corridor. “You just… call people?”</w:t>
      </w:r>
    </w:p>
    <w:p w14:paraId="4A526BF1"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indicated assistance would be efficient,” Ted said.</w:t>
      </w:r>
    </w:p>
    <w:p w14:paraId="5703C9B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“And they just show up?”</w:t>
      </w:r>
    </w:p>
    <w:p w14:paraId="475EC1D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“Yes.”</w:t>
      </w:r>
    </w:p>
    <w:p w14:paraId="193FCDD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“Do they want paying?”</w:t>
      </w:r>
    </w:p>
    <w:p w14:paraId="3FC99949"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considered. “Not in the way you mean.”</w:t>
      </w:r>
    </w:p>
    <w:p w14:paraId="0973DF30"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 xml:space="preserve">The Talari slipped into the open compartments with quiet competence. One began recalibrating a warped field bracket. Another laid fresh sealant mesh along a stressed conduit. The third connected to the diagnostic bus and began reading logs, eyes </w:t>
      </w:r>
      <w:proofErr w:type="spellStart"/>
      <w:r w:rsidRPr="009D11E7">
        <w:rPr>
          <w:rFonts w:eastAsia="Times New Roman" w:cstheme="minorHAnsi"/>
          <w:kern w:val="0"/>
          <w:sz w:val="24"/>
          <w:szCs w:val="24"/>
          <w14:ligatures w14:val="none"/>
        </w:rPr>
        <w:t>unfocusing</w:t>
      </w:r>
      <w:proofErr w:type="spellEnd"/>
      <w:r w:rsidRPr="009D11E7">
        <w:rPr>
          <w:rFonts w:eastAsia="Times New Roman" w:cstheme="minorHAnsi"/>
          <w:kern w:val="0"/>
          <w:sz w:val="24"/>
          <w:szCs w:val="24"/>
          <w14:ligatures w14:val="none"/>
        </w:rPr>
        <w:t xml:space="preserve"> briefly as data streamed through him.</w:t>
      </w:r>
    </w:p>
    <w:p w14:paraId="3D45F0E8"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They worked without chatter. But now and then one would pause, head tilting slightly — receiving, considering, passing something along.</w:t>
      </w:r>
    </w:p>
    <w:p w14:paraId="3F37BE29"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Sael noticed.</w:t>
      </w:r>
    </w:p>
    <w:p w14:paraId="5887087B"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“They’re sharing,” she said quietly.</w:t>
      </w:r>
    </w:p>
    <w:p w14:paraId="4F5D2B80"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Ted glanced at her. “We are not good at keeping what we learn to ourselves.”</w:t>
      </w:r>
    </w:p>
    <w:p w14:paraId="445ABF04"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Mosby folded his arms. “About the ship, I hope.”</w:t>
      </w:r>
    </w:p>
    <w:p w14:paraId="685EDD68"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Ted did not answer immediately.</w:t>
      </w:r>
    </w:p>
    <w:p w14:paraId="1A60E0A2"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“Primarily,” he said at last.</w:t>
      </w:r>
    </w:p>
    <w:p w14:paraId="11967860"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Sael studied the Talari a moment longer, then turned back toward the cargo ramp. “I’ll check the forward restraints,” she said. “Make sure nothing else decides to migrate.”</w:t>
      </w:r>
    </w:p>
    <w:p w14:paraId="5494C654"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When she moved off, the compartment settled into the low hum of tools and circulating air.</w:t>
      </w:r>
    </w:p>
    <w:p w14:paraId="6A895AFB"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Ted’s gaze shifted to Mosby.</w:t>
      </w:r>
    </w:p>
    <w:p w14:paraId="3274408D"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“Friend Mosby.”</w:t>
      </w:r>
    </w:p>
    <w:p w14:paraId="30DD343F"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Mosby looked at him. “Yeah?”</w:t>
      </w:r>
    </w:p>
    <w:p w14:paraId="312A1241"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“When Talari meet, memory is shared,” Ted said. “Not everything. Only what endures. Pattern. Consequence. Threshold.”</w:t>
      </w:r>
    </w:p>
    <w:p w14:paraId="360B1863"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Mosby’s expression didn’t change, but he listened.</w:t>
      </w:r>
    </w:p>
    <w:p w14:paraId="62B36076"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 xml:space="preserve">“We call it </w:t>
      </w:r>
      <w:proofErr w:type="spellStart"/>
      <w:r w:rsidRPr="009D11E7">
        <w:rPr>
          <w:rFonts w:eastAsia="Times New Roman" w:cstheme="minorHAnsi"/>
          <w:kern w:val="0"/>
          <w:sz w:val="24"/>
          <w:szCs w:val="24"/>
          <w14:ligatures w14:val="none"/>
        </w:rPr>
        <w:t>Arithen</w:t>
      </w:r>
      <w:proofErr w:type="spellEnd"/>
      <w:r w:rsidRPr="009D11E7">
        <w:rPr>
          <w:rFonts w:eastAsia="Times New Roman" w:cstheme="minorHAnsi"/>
          <w:kern w:val="0"/>
          <w:sz w:val="24"/>
          <w:szCs w:val="24"/>
          <w14:ligatures w14:val="none"/>
        </w:rPr>
        <w:t>.”</w:t>
      </w:r>
    </w:p>
    <w:p w14:paraId="1688682F"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lastRenderedPageBreak/>
        <w:t>A small pause.</w:t>
      </w:r>
    </w:p>
    <w:p w14:paraId="0A119A56"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“It is not widely discussed outside my people.”</w:t>
      </w:r>
    </w:p>
    <w:p w14:paraId="605A7EC0"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His eyes held Mosby’s.</w:t>
      </w:r>
    </w:p>
    <w:p w14:paraId="0ABD7DB8"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“Nor should it be, Friend Mosby.”</w:t>
      </w:r>
    </w:p>
    <w:p w14:paraId="228CB9E3"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Mosby inclined his head once.</w:t>
      </w:r>
    </w:p>
    <w:p w14:paraId="0BC3FC3B"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“Understood.”</w:t>
      </w:r>
    </w:p>
    <w:p w14:paraId="78B010D6"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Ted gave the faintest nod and turned back toward the open hull panel, as if nothing unusual had passed between them.</w:t>
      </w:r>
    </w:p>
    <w:p w14:paraId="1582E4CB"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Mosby stood there a moment longer, listening to the quiet exchange of tools — and something else — moving through the ship.</w:t>
      </w:r>
    </w:p>
    <w:p w14:paraId="59900DBF"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Then he headed for the galley.</w:t>
      </w:r>
    </w:p>
    <w:p w14:paraId="066C359A"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In the galley, he scrolled through the delayed message queue. Most of it was routing chatter and automated confirmations that had tried to follow them along standard trade paths. A few invoices. One mildly irritated note from a broker wondering why a shipment acknowledgment had originated from the wrong system.</w:t>
      </w:r>
    </w:p>
    <w:p w14:paraId="005106ED"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No new contracts. No fresh jobs.</w:t>
      </w:r>
    </w:p>
    <w:p w14:paraId="3F836B7E"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“Shortcut,” he muttered. “Saves time, costs everything else.”</w:t>
      </w:r>
    </w:p>
    <w:p w14:paraId="2FBF9FDC"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He closed the display and pulled on a jacket that had seen more ports than he had.</w:t>
      </w:r>
    </w:p>
    <w:p w14:paraId="6564900A"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Sael found him at the hatch.</w:t>
      </w:r>
    </w:p>
    <w:p w14:paraId="5DF6B6A8" w14:textId="77777777" w:rsidR="009D11E7" w:rsidRPr="009D11E7" w:rsidRDefault="009D11E7" w:rsidP="009D11E7">
      <w:pPr>
        <w:spacing w:before="100" w:beforeAutospacing="1" w:after="100" w:afterAutospacing="1" w:line="240" w:lineRule="auto"/>
        <w:rPr>
          <w:rFonts w:eastAsia="Times New Roman" w:cstheme="minorHAnsi"/>
          <w:kern w:val="0"/>
          <w:sz w:val="24"/>
          <w:szCs w:val="24"/>
          <w14:ligatures w14:val="none"/>
        </w:rPr>
      </w:pPr>
      <w:r w:rsidRPr="009D11E7">
        <w:rPr>
          <w:rFonts w:eastAsia="Times New Roman" w:cstheme="minorHAnsi"/>
          <w:kern w:val="0"/>
          <w:sz w:val="24"/>
          <w:szCs w:val="24"/>
          <w14:ligatures w14:val="none"/>
        </w:rPr>
        <w:t>“Going somewhere?” she asked.</w:t>
      </w:r>
    </w:p>
    <w:p w14:paraId="1C28082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“Salt broker,” he said. “Renew the Helion. Then food. Real food. I’m not eating another tube of protein medley unless it apologizes.”</w:t>
      </w:r>
    </w:p>
    <w:p w14:paraId="46CCD266"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hesitated only a moment. “I’ll come.”</w:t>
      </w:r>
    </w:p>
    <w:p w14:paraId="3AB068E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shrugged. “Suit yourself. It’s not glamorous.”</w:t>
      </w:r>
    </w:p>
    <w:p w14:paraId="1CB605B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didn’t expect it to be.”</w:t>
      </w:r>
    </w:p>
    <w:p w14:paraId="2E00C219"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Sol’s yard concourses were never quiet.</w:t>
      </w:r>
    </w:p>
    <w:p w14:paraId="6E2316F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 corridor outside the berth opened into a wide service spine crowded with cargo haulers, dockhands, traders, and crews on short leave. Overhead displays flickered with arrival schedules and berth rotations. The air smelled faintly of ozone, machinery oil, and a dozen different cuisines competing for attention.</w:t>
      </w:r>
    </w:p>
    <w:p w14:paraId="5334F26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moved through it side by side, not touching, not speaking at first.</w:t>
      </w:r>
    </w:p>
    <w:p w14:paraId="3144FA45"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stopped at a fuel services kiosk wedged between a parts recycler and a stall selling fried noodles from a vat that had probably outlived several empires. He leaned on the counter, exchanging quiet words with a clerk who looked like he’d been born tired.</w:t>
      </w:r>
    </w:p>
    <w:p w14:paraId="3E41E529"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“Salt renewal slot in twelve hours,” Mosby said as they stepped away. “We’ll top off before we leave.”</w:t>
      </w:r>
    </w:p>
    <w:p w14:paraId="0101234D"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nodded. “Good.”</w:t>
      </w:r>
    </w:p>
    <w:p w14:paraId="23B3E67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found a food stall with actual vegetables — a luxury by spacer standards — and carried their trays to a narrow counter overlooking a wide viewport.</w:t>
      </w:r>
    </w:p>
    <w:p w14:paraId="479C29A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Beyond the glass, ships drifted in layered motion, tugs guiding freighters into cradles, shuttles flitting between platforms, traffic lights blinking in silent choreography.</w:t>
      </w:r>
    </w:p>
    <w:p w14:paraId="4CF6141D"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a while, they just ate.</w:t>
      </w:r>
    </w:p>
    <w:p w14:paraId="176E800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watched the traffic. Sael watched him watching it.</w:t>
      </w:r>
    </w:p>
    <w:p w14:paraId="0532E1D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don’t seem impressed,” she said at last.</w:t>
      </w:r>
    </w:p>
    <w:p w14:paraId="0C0FBA26"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“By Sol?” he asked.</w:t>
      </w:r>
    </w:p>
    <w:p w14:paraId="5264F5A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“Yes.”</w:t>
      </w:r>
    </w:p>
    <w:p w14:paraId="063019AD"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shrugged. “Big is just big. Means more ways to get lost. More ways to get stepped on.”</w:t>
      </w:r>
    </w:p>
    <w:p w14:paraId="7E55C2C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considered that. “Most people see opportunity.”</w:t>
      </w:r>
    </w:p>
    <w:p w14:paraId="3B1F6B8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“Most people aren’t trying not to be noticed.”</w:t>
      </w:r>
    </w:p>
    <w:p w14:paraId="3F6DA683"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studied him a moment longer. “You’ve been doing this a long time.”</w:t>
      </w:r>
    </w:p>
    <w:p w14:paraId="6C99C275"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“Long enough.”</w:t>
      </w:r>
    </w:p>
    <w:p w14:paraId="61C5FEA9"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“Do you ever think you should have done more?” she asked quietly.</w:t>
      </w:r>
    </w:p>
    <w:p w14:paraId="03C7727D"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look at her. “Doing the job in front of you is already more than most manage.”</w:t>
      </w:r>
    </w:p>
    <w:p w14:paraId="157FD7C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She let that sit between them.</w:t>
      </w:r>
    </w:p>
    <w:p w14:paraId="64853013"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Traffic flowed past in silent arcs of light.</w:t>
      </w:r>
    </w:p>
    <w:p w14:paraId="649239B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Neither of them said what they were thinking.</w:t>
      </w:r>
    </w:p>
    <w:p w14:paraId="58BE1CF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But the distance between them had changed — just a little.</w:t>
      </w:r>
    </w:p>
    <w:p w14:paraId="106B167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stayed at the counter longer than the food required.</w:t>
      </w:r>
    </w:p>
    <w:p w14:paraId="774A878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Beyond the viewport, a bulk freighter rotated slowly under tug guidance, its hull scarred and layered with paint from a dozen ports. Smaller craft moved around it in careful arcs, every motion measured, anticipated, approved.</w:t>
      </w:r>
    </w:p>
    <w:p w14:paraId="013F641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rested her elbows lightly on the counter, fingers curled around the edge of her tray.</w:t>
      </w:r>
    </w:p>
    <w:p w14:paraId="77EFE35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said most people aren’t trying not to be noticed,” she said.</w:t>
      </w:r>
    </w:p>
    <w:p w14:paraId="48F0FBF6"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took a slow sip from his cup. “That’s the trick.”</w:t>
      </w:r>
    </w:p>
    <w:p w14:paraId="5FFEE7B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“Staying small?”</w:t>
      </w:r>
    </w:p>
    <w:p w14:paraId="510BCE5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“Staying alive.”</w:t>
      </w:r>
    </w:p>
    <w:p w14:paraId="4CF7B34D"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watched the freighter drift past. “You make it sound like those are the same thing.”</w:t>
      </w:r>
    </w:p>
    <w:p w14:paraId="55A666B1"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“Usually are.”</w:t>
      </w:r>
    </w:p>
    <w:p w14:paraId="6BBE665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pause.</w:t>
      </w:r>
    </w:p>
    <w:p w14:paraId="02693A3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when they’re not?” she asked.</w:t>
      </w:r>
    </w:p>
    <w:p w14:paraId="19EA96A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Mosby’s gaze shifted, not to her, but to a patrol cutter sliding along a distant traffic lane, its transponder crisp and official.</w:t>
      </w:r>
    </w:p>
    <w:p w14:paraId="57A2ACF5"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you pick the one you can live with afterward,” he said.</w:t>
      </w:r>
    </w:p>
    <w:p w14:paraId="16D2228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was quiet for a moment.</w:t>
      </w:r>
    </w:p>
    <w:p w14:paraId="168246C5"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“You’ve had to make that choice before.”</w:t>
      </w:r>
    </w:p>
    <w:p w14:paraId="1EE1A4D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“Everyone has,” Mosby said.</w:t>
      </w:r>
    </w:p>
    <w:p w14:paraId="517EC66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like you.”</w:t>
      </w:r>
    </w:p>
    <w:p w14:paraId="078ED4A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That made him glance at her.</w:t>
      </w:r>
    </w:p>
    <w:p w14:paraId="0D8200F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didn’t look away.</w:t>
      </w:r>
    </w:p>
    <w:p w14:paraId="4F6AB5F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disobeyed a direct order.”</w:t>
      </w:r>
    </w:p>
    <w:p w14:paraId="4BD419E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Mosby’s thumb rubbed once, slow and unconscious, along the old scar over his eye before his hand stilled.</w:t>
      </w:r>
    </w:p>
    <w:p w14:paraId="22F283D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Mosby’s mouth twitched faintly. “That’s one way to put it.”</w:t>
      </w:r>
    </w:p>
    <w:p w14:paraId="4CB8AF8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chose people over the mission.”</w:t>
      </w:r>
    </w:p>
    <w:p w14:paraId="6433123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chose the people in front of me,” he said. “The mission was somewhere else.”</w:t>
      </w:r>
    </w:p>
    <w:p w14:paraId="164E4343"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absorbed that.</w:t>
      </w:r>
    </w:p>
    <w:p w14:paraId="53772A2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 my line of work,” she said slowly, “we’re taught that the bigger picture matters more than any one piece of it.”</w:t>
      </w:r>
    </w:p>
    <w:p w14:paraId="1D99A2B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“Must make it easier,” Mosby said.</w:t>
      </w:r>
    </w:p>
    <w:p w14:paraId="2A0514D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looked down at her hands. “It’s supposed to.”</w:t>
      </w:r>
    </w:p>
    <w:p w14:paraId="1FFC3579"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noise of the concourse swelled and faded around them — footsteps, voices, the distant whine of docking clamps cycling.</w:t>
      </w:r>
    </w:p>
    <w:p w14:paraId="299C287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don’t believe that,” he said.</w:t>
      </w:r>
    </w:p>
    <w:p w14:paraId="66CA32D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didn’t answer right away.</w:t>
      </w:r>
    </w:p>
    <w:p w14:paraId="760CCCA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believe systems matter,” she said at last. “Structures. Stability. Without them, everything falls apart.”</w:t>
      </w:r>
    </w:p>
    <w:p w14:paraId="6414E4A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“Yeah,” Mosby said. “But when something’s breaking right in front of you, you don’t get to tell it to wait for the system to catch up.”</w:t>
      </w:r>
    </w:p>
    <w:p w14:paraId="10940853"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Her lips curved slightly. Not quite a smile.</w:t>
      </w:r>
    </w:p>
    <w:p w14:paraId="1A101A1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make it sound simple.”</w:t>
      </w:r>
    </w:p>
    <w:p w14:paraId="76C5B83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isn’t,” he said. “It’s just immediate.”</w:t>
      </w:r>
    </w:p>
    <w:p w14:paraId="1A38602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studied him openly now.</w:t>
      </w:r>
    </w:p>
    <w:p w14:paraId="7FCEB506"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“You don’t seem to want anything,” she said.</w:t>
      </w:r>
    </w:p>
    <w:p w14:paraId="3803B219"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snorted. “I want my ship to hold together and my food not to come out of a tube.”</w:t>
      </w:r>
    </w:p>
    <w:p w14:paraId="00D439E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mean beyond that.”</w:t>
      </w:r>
    </w:p>
    <w:p w14:paraId="68BF38E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looked back out at the traffic web.</w:t>
      </w:r>
    </w:p>
    <w:p w14:paraId="0AF7B14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had my turn at wanting big things,” he said. “Didn’t go great.”</w:t>
      </w:r>
    </w:p>
    <w:p w14:paraId="5B595D5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doesn’t stop most people.”</w:t>
      </w:r>
    </w:p>
    <w:p w14:paraId="0E5EBD4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“I’m not most people.”</w:t>
      </w:r>
    </w:p>
    <w:p w14:paraId="639125FC"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Sael agreed quietly.</w:t>
      </w:r>
    </w:p>
    <w:p w14:paraId="526B2DC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words carried more weight than she intended.</w:t>
      </w:r>
    </w:p>
    <w:p w14:paraId="74C8277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a moment neither of them spoke.</w:t>
      </w:r>
    </w:p>
    <w:p w14:paraId="3D9E3FC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transport liner drifted past the viewport, its hull lights tracing a slow, graceful curve toward an inner dock. Thousands of people aboard, each with somewhere to be, something they believed mattered.</w:t>
      </w:r>
    </w:p>
    <w:p w14:paraId="7B02207D"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voice, when she spoke again, was softer.</w:t>
      </w:r>
    </w:p>
    <w:p w14:paraId="1BA5622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“Do you ever get tired,” she asked, “of being the one who carries it?”</w:t>
      </w:r>
    </w:p>
    <w:p w14:paraId="32B27C9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ask what it was.</w:t>
      </w:r>
    </w:p>
    <w:p w14:paraId="0463206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“Yeah,” he said. “But dropping it doesn’t make it lighter.”</w:t>
      </w:r>
    </w:p>
    <w:p w14:paraId="69DDC316"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held his gaze a second longer than she meant to.</w:t>
      </w:r>
    </w:p>
    <w:p w14:paraId="7B921661"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Something shifted there — not dramatic, not declared. Just an awareness, newly sharpened.</w:t>
      </w:r>
    </w:p>
    <w:p w14:paraId="2E717CF4"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she looked away first.</w:t>
      </w:r>
    </w:p>
    <w:p w14:paraId="52D35DE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“We should get back,” she said. “Ted will have taken half the ship apart by now.”</w:t>
      </w:r>
    </w:p>
    <w:p w14:paraId="11C648C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“Only half?” Mosby said. “He’s slipping.”</w:t>
      </w:r>
    </w:p>
    <w:p w14:paraId="7EE2B64F"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let out a quiet breath that might have been a laugh.</w:t>
      </w:r>
    </w:p>
    <w:p w14:paraId="5A78E17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They stood, trays in hand, and rejoined the flow of the concourse — two figures among thousands, carrying more between them than either had planned to.</w:t>
      </w:r>
    </w:p>
    <w:p w14:paraId="6A6F9515"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didn’t speak much on the walk back.</w:t>
      </w:r>
    </w:p>
    <w:p w14:paraId="55B73F9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noise of the station wrapped around them again — cargo carts whining past, dock crews arguing in three languages at once, announcements chiming overhead with the patient indifference of infrastructure that outlived empires. The smell shifted every dozen meters: oil, ozone, spice, hot metal, recycled air breathed by a million strangers.</w:t>
      </w:r>
    </w:p>
    <w:p w14:paraId="720E579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moved through it smoothly, not hurried, not hesitant. But Mosby noticed she watched everything. Reflections in viewport glass. Security patrol patterns. The way people avoided certain corridors without looking like they were avoiding them.</w:t>
      </w:r>
    </w:p>
    <w:p w14:paraId="2B434BB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watched her for another few steps, then said, “That intelligence training?”</w:t>
      </w:r>
    </w:p>
    <w:p w14:paraId="4FBCA21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didn’t look at him.</w:t>
      </w:r>
    </w:p>
    <w:p w14:paraId="12A33AC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“Which part?”</w:t>
      </w:r>
    </w:p>
    <w:p w14:paraId="1B139A46"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way you check exits without turning your head.”</w:t>
      </w:r>
    </w:p>
    <w:p w14:paraId="5A12341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beat passed.</w:t>
      </w:r>
    </w:p>
    <w:p w14:paraId="07643257"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“Logistics teaches you where people get trapped,” she said. “Intelligence teaches the rest.”</w:t>
      </w:r>
    </w:p>
    <w:p w14:paraId="29EBF5FE"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gave a quiet grunt.</w:t>
      </w:r>
    </w:p>
    <w:p w14:paraId="5C48E890"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“Yeah,” he said. “It does.”</w:t>
      </w:r>
    </w:p>
    <w:p w14:paraId="740ECD9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reached the service spine leading back toward their berth. Traffic thinned here, shifting from transient crowds to crews who knew exactly where they were going and had no interest in conversation. A maintenance drone hummed past at shoulder height, trailing fiber cable like a tail.</w:t>
      </w:r>
    </w:p>
    <w:p w14:paraId="308A45B4"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The Farther Star came into view around the curve of the drum — hull panels open, work lights glowing inside her like a ship laid bare on an operating table, mid-procedure but no longer screaming.</w:t>
      </w:r>
    </w:p>
    <w:p w14:paraId="43A0EA00"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Except there were fewer lights than before.</w:t>
      </w:r>
    </w:p>
    <w:p w14:paraId="0F3DD327"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One of the Talari was sealing a panel. Another disconnected a diagnostic filament and coiled it with precise, economical movements. The third stood still for a moment, head tilted, eyes unfocused — receiving, considering, concluding.</w:t>
      </w:r>
    </w:p>
    <w:p w14:paraId="51DA27C7"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lastRenderedPageBreak/>
        <w:t>Ted emerged from beneath the forward housing just as Mosby and Sael stepped onto the docking gantry.</w:t>
      </w:r>
    </w:p>
    <w:p w14:paraId="3934E85E"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“We are ahead of projection,” he said.</w:t>
      </w:r>
    </w:p>
    <w:p w14:paraId="3DC32747"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Mosby blinked. “That so?”</w:t>
      </w:r>
    </w:p>
    <w:p w14:paraId="02C6B36D"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“Yes. Cooperative cognition improves efficiency.”</w:t>
      </w:r>
    </w:p>
    <w:p w14:paraId="1BDE0DE7"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“Translation,” Mosby muttered, “you worked fast.”</w:t>
      </w:r>
    </w:p>
    <w:p w14:paraId="30C81E54"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“Yes.”</w:t>
      </w:r>
    </w:p>
    <w:p w14:paraId="08404AF8"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Sael looked over the hull. “How much fast?”</w:t>
      </w:r>
    </w:p>
    <w:p w14:paraId="2588C664"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Ted checked the readout pad in his hand. “Primary structural members remain within projected tolerances. Thermal load margins acceptable. Drive housing alignment improved.”</w:t>
      </w:r>
    </w:p>
    <w:p w14:paraId="0B2FA9F2"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 xml:space="preserve">Mosby nodded toward the open bay. “She </w:t>
      </w:r>
      <w:proofErr w:type="spellStart"/>
      <w:r w:rsidRPr="00681595">
        <w:rPr>
          <w:rFonts w:eastAsia="Times New Roman" w:cstheme="minorHAnsi"/>
          <w:kern w:val="0"/>
          <w:sz w:val="24"/>
          <w:szCs w:val="24"/>
          <w14:ligatures w14:val="none"/>
        </w:rPr>
        <w:t>gonna</w:t>
      </w:r>
      <w:proofErr w:type="spellEnd"/>
      <w:r w:rsidRPr="00681595">
        <w:rPr>
          <w:rFonts w:eastAsia="Times New Roman" w:cstheme="minorHAnsi"/>
          <w:kern w:val="0"/>
          <w:sz w:val="24"/>
          <w:szCs w:val="24"/>
          <w14:ligatures w14:val="none"/>
        </w:rPr>
        <w:t xml:space="preserve"> hold together?”</w:t>
      </w:r>
    </w:p>
    <w:p w14:paraId="3E97648F"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“Yes,” Ted said.</w:t>
      </w:r>
    </w:p>
    <w:p w14:paraId="50F98BE7"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A fractional pause.</w:t>
      </w:r>
    </w:p>
    <w:p w14:paraId="1079017A"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“Additional communal records were exchanged.”</w:t>
      </w:r>
    </w:p>
    <w:p w14:paraId="0D3A4FA9"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Mosby waited.</w:t>
      </w:r>
    </w:p>
    <w:p w14:paraId="110EAB90"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“Prior gate incidents categorized as systemic fatigue exhibited similar outer-lane variance signatures.”</w:t>
      </w:r>
    </w:p>
    <w:p w14:paraId="7AD86A62"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Sael’s eyes shifted slightly. “Similar how?”</w:t>
      </w:r>
    </w:p>
    <w:p w14:paraId="5B761ED8"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“Concurrent deviation across multiple corridors,” Ted said. “Network-wide. Previously attributed to localized strain.”</w:t>
      </w:r>
    </w:p>
    <w:p w14:paraId="5D8A3E60"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Mosby folded his arms. “You think they misread it.”</w:t>
      </w:r>
    </w:p>
    <w:p w14:paraId="1B87D706"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“I think the model assumed decay,” Ted replied. “The data does not entirely support that assumption.”</w:t>
      </w:r>
    </w:p>
    <w:p w14:paraId="4550B51B"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Mosby glanced toward the distant gate arcs beyond the drum — luminous, steady, trusted by everyone who depended on them.</w:t>
      </w:r>
    </w:p>
    <w:p w14:paraId="4440A1ED"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“And we’re about to take one of those corridors.”</w:t>
      </w:r>
    </w:p>
    <w:p w14:paraId="7E90E81F"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lastRenderedPageBreak/>
        <w:t>“Yes.”</w:t>
      </w:r>
    </w:p>
    <w:p w14:paraId="1825E41A"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A small pause.</w:t>
      </w:r>
    </w:p>
    <w:p w14:paraId="00AC7039"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“Variance isn’t collapse,” Mosby said.</w:t>
      </w:r>
    </w:p>
    <w:p w14:paraId="7259E5B7"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“No,” Ted agreed. “It is not.”</w:t>
      </w:r>
    </w:p>
    <w:p w14:paraId="7DCE815C"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Mosby nodded once, decision settling. “Then we take the cleanest corridor available.”</w:t>
      </w:r>
    </w:p>
    <w:p w14:paraId="764590BE"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Ted inclined his head.</w:t>
      </w:r>
    </w:p>
    <w:p w14:paraId="65CEBFA2"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He looked back toward the Farther Star, toward the painted Saints watching from her hull.</w:t>
      </w:r>
    </w:p>
    <w:p w14:paraId="479A985F"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“As for her,” he added, “structural integrity remains within projected tolerances. Thermal margins acceptable.”</w:t>
      </w:r>
    </w:p>
    <w:p w14:paraId="10D44B48"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Mosby arched a brow.</w:t>
      </w:r>
    </w:p>
    <w:p w14:paraId="3B58C9AC"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“She will not fail under normal transit stress,” Ted clarified.</w:t>
      </w:r>
    </w:p>
    <w:p w14:paraId="583D8E05"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Mosby exhaled through his nose. “Wouldn’t be my ship without it.”</w:t>
      </w:r>
    </w:p>
    <w:p w14:paraId="4C7E3B0B"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He checked the time on his wrist display. “Helion top-off window’s in six hours. We don’t miss that.”</w:t>
      </w:r>
    </w:p>
    <w:p w14:paraId="21ABFE0C"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“We will not,” Ted said. “I have already requested line access and pre-flush clearance.”</w:t>
      </w:r>
    </w:p>
    <w:p w14:paraId="5E3DDF29"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Mosby stopped mid-step. “You what?”</w:t>
      </w:r>
    </w:p>
    <w:p w14:paraId="06A708B5"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Ted tilted his head slightly. “Efficiency.”</w:t>
      </w:r>
    </w:p>
    <w:p w14:paraId="5105AEF1"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Sael hid a small smile.</w:t>
      </w:r>
    </w:p>
    <w:p w14:paraId="62152D50"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Inside the ship, the air smelled like warm metal and solvent instead of strain and overheated composites. The Talari moved through the compartments one last time, hands brushing panels, verifying work without tools — like musicians tuning by ear.</w:t>
      </w:r>
    </w:p>
    <w:p w14:paraId="61784721"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One paused near Mosby as he watched.</w:t>
      </w:r>
    </w:p>
    <w:p w14:paraId="5E4D9A7F"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Dark eyes met his.</w:t>
      </w:r>
    </w:p>
    <w:p w14:paraId="622CEE59"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A subtle nod.</w:t>
      </w:r>
    </w:p>
    <w:p w14:paraId="70C0C1F7"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Work complete.</w:t>
      </w:r>
    </w:p>
    <w:p w14:paraId="2DDE27AE"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lastRenderedPageBreak/>
        <w:t>No words exchanged. None needed.</w:t>
      </w:r>
    </w:p>
    <w:p w14:paraId="3EA4F6EF"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Mosby looked over the cargo bay one last time — crates seated, straps tight, nothing shifted that shouldn’t. The Farther Star didn’t feel fresh. She didn’t feel new.</w:t>
      </w:r>
    </w:p>
    <w:p w14:paraId="59A1F58E" w14:textId="77777777" w:rsidR="00681595" w:rsidRPr="00681595" w:rsidRDefault="00681595" w:rsidP="00681595">
      <w:pPr>
        <w:spacing w:before="100" w:beforeAutospacing="1" w:after="100" w:afterAutospacing="1" w:line="240" w:lineRule="auto"/>
        <w:rPr>
          <w:rFonts w:eastAsia="Times New Roman" w:cstheme="minorHAnsi"/>
          <w:kern w:val="0"/>
          <w:sz w:val="24"/>
          <w:szCs w:val="24"/>
          <w14:ligatures w14:val="none"/>
        </w:rPr>
      </w:pPr>
      <w:r w:rsidRPr="00681595">
        <w:rPr>
          <w:rFonts w:eastAsia="Times New Roman" w:cstheme="minorHAnsi"/>
          <w:kern w:val="0"/>
          <w:sz w:val="24"/>
          <w:szCs w:val="24"/>
          <w14:ligatures w14:val="none"/>
        </w:rPr>
        <w:t>She felt settled.</w:t>
      </w:r>
    </w:p>
    <w:p w14:paraId="599C214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Ready.</w:t>
      </w:r>
    </w:p>
    <w:p w14:paraId="55B5BFC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let his breath out slowly.</w:t>
      </w:r>
    </w:p>
    <w:p w14:paraId="388B932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“Good,” he said. “We refuel, we file departure, and we get small again.”</w:t>
      </w:r>
    </w:p>
    <w:p w14:paraId="5D993926"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gaze drifted past the gantry toward the station’s layered traffic, ships sliding through light and shadow in endless, practiced arcs.</w:t>
      </w:r>
    </w:p>
    <w:p w14:paraId="5A325BE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how long?” she asked.</w:t>
      </w:r>
    </w:p>
    <w:p w14:paraId="58FD1C8A"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answer at first. His eyes stayed on the bay, on the ship, on the small inventory of things that could still be controlled.</w:t>
      </w:r>
    </w:p>
    <w:p w14:paraId="013CAFA1"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“Long enough,” he said at last.</w:t>
      </w:r>
    </w:p>
    <w:p w14:paraId="102A70A2"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halfway up a ladder, paused. He didn’t look at either of them. He looked toward the open corridor beyond the hatch, where station lights strobed across passing hulls.</w:t>
      </w:r>
    </w:p>
    <w:p w14:paraId="472FB2B8"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“Attention,” he said quietly.</w:t>
      </w:r>
    </w:p>
    <w:p w14:paraId="0BE82735"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Both of them turned.</w:t>
      </w:r>
    </w:p>
    <w:p w14:paraId="6434DCB1"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on us,” Ted added after a moment. “Yet.”</w:t>
      </w:r>
    </w:p>
    <w:p w14:paraId="5B03543B"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r w:rsidRPr="00303D85">
        <w:rPr>
          <w:rFonts w:eastAsia="Times New Roman" w:cstheme="minorHAnsi"/>
          <w:i/>
          <w:iCs/>
          <w:kern w:val="0"/>
          <w:sz w:val="24"/>
          <w:szCs w:val="24"/>
          <w14:ligatures w14:val="none"/>
        </w:rPr>
        <w:t>Farther Star</w:t>
      </w:r>
      <w:r w:rsidRPr="00303D85">
        <w:rPr>
          <w:rFonts w:eastAsia="Times New Roman" w:cstheme="minorHAnsi"/>
          <w:kern w:val="0"/>
          <w:sz w:val="24"/>
          <w:szCs w:val="24"/>
          <w14:ligatures w14:val="none"/>
        </w:rPr>
        <w:t xml:space="preserve"> sat silent in her berth, systems resting, tanks soon to be full again. Outside, Sol turned on — vast, indifferent, and never truly asleep.</w:t>
      </w:r>
    </w:p>
    <w:p w14:paraId="29C344C9" w14:textId="77777777" w:rsidR="00D11247" w:rsidRPr="00303D85" w:rsidRDefault="00D11247" w:rsidP="00D1124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Inside, they prepared to leave it behind.</w:t>
      </w:r>
    </w:p>
    <w:p w14:paraId="5DD1E06D" w14:textId="579BA7DD" w:rsidR="00B43E8F" w:rsidRPr="00303D85" w:rsidRDefault="00B43E8F">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0983A334" w14:textId="77777777" w:rsidR="00B43E8F" w:rsidRPr="00303D85" w:rsidRDefault="00B43E8F" w:rsidP="00027572">
      <w:pPr>
        <w:spacing w:before="100" w:beforeAutospacing="1" w:after="100" w:afterAutospacing="1" w:line="240" w:lineRule="auto"/>
        <w:rPr>
          <w:rFonts w:eastAsia="Times New Roman" w:cstheme="minorHAnsi"/>
          <w:kern w:val="0"/>
          <w:sz w:val="24"/>
          <w:szCs w:val="24"/>
          <w14:ligatures w14:val="none"/>
        </w:rPr>
      </w:pPr>
    </w:p>
    <w:p w14:paraId="0F09F443" w14:textId="22E2415E" w:rsidR="00222BBF" w:rsidRPr="00303D85" w:rsidRDefault="00222BBF" w:rsidP="00222BBF">
      <w:pPr>
        <w:spacing w:after="0"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CHAPTER</w:t>
      </w:r>
    </w:p>
    <w:p w14:paraId="0BEC5DFF"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closed the billing pane with a controlled exhale. The numbers did not linger because she did not let them.</w:t>
      </w:r>
    </w:p>
    <w:p w14:paraId="05DEC732"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Helion replenishment fees for the FTL alone eclipsed what most independents spent on fuel in a year. Line access surcharges. Purity certification. Containment flushing. The price of having pushed the drive hard enough to anger the salt.</w:t>
      </w:r>
    </w:p>
    <w:p w14:paraId="4E8C8E8C"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 xml:space="preserve"> for the maneuvering thrusters barely registered by comparison, topped off as a matter of routine. Even that carried Sol’s quiet tax: pricing scaled to traffic priority, not need.</w:t>
      </w:r>
    </w:p>
    <w:p w14:paraId="0145725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understood, intellectually, why the galaxy ran on gates. Direct FTL left scars—on ships, on accounts, on people.</w:t>
      </w:r>
    </w:p>
    <w:p w14:paraId="60405982"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Another set of confirmations scrolled in.</w:t>
      </w:r>
    </w:p>
    <w:p w14:paraId="1FB6AB45"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Cargo manifests.</w:t>
      </w:r>
    </w:p>
    <w:p w14:paraId="3DD5293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Not bulk freight. Not contracts worth advertising. Small consignments pulled from different vendors, routed through maintenance depots and medical suppliers that didn’t bother asking where the ship was headed. Emergency ration packs rated for long shelf life and short temperature excursions. Medical sealant cartridges. Auto-suture kits. Broad-spectrum injectables. Water </w:t>
      </w:r>
      <w:proofErr w:type="spellStart"/>
      <w:r w:rsidRPr="00303D85">
        <w:rPr>
          <w:rFonts w:eastAsia="Times New Roman" w:cstheme="minorHAnsi"/>
          <w:kern w:val="0"/>
          <w:sz w:val="24"/>
          <w:szCs w:val="24"/>
          <w14:ligatures w14:val="none"/>
        </w:rPr>
        <w:t>recyclate</w:t>
      </w:r>
      <w:proofErr w:type="spellEnd"/>
      <w:r w:rsidRPr="00303D85">
        <w:rPr>
          <w:rFonts w:eastAsia="Times New Roman" w:cstheme="minorHAnsi"/>
          <w:kern w:val="0"/>
          <w:sz w:val="24"/>
          <w:szCs w:val="24"/>
          <w14:ligatures w14:val="none"/>
        </w:rPr>
        <w:t xml:space="preserve"> filters small enough to fit in a locker, valuable enough to keep a crew alive when things went wrong.</w:t>
      </w:r>
    </w:p>
    <w:p w14:paraId="359C0BB0"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None of it took much space.</w:t>
      </w:r>
    </w:p>
    <w:p w14:paraId="3E792273"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All of it mattered.</w:t>
      </w:r>
    </w:p>
    <w:p w14:paraId="482B6281"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frowned slightly, scanning the list. “This isn’t trade cargo.”</w:t>
      </w:r>
    </w:p>
    <w:p w14:paraId="436EC8B4"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Mosby replied from the cockpit. “It’s insurance.”</w:t>
      </w:r>
    </w:p>
    <w:p w14:paraId="0C167311"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looked up at him. “You’re planning to be unreachable.”</w:t>
      </w:r>
    </w:p>
    <w:p w14:paraId="54490633"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“I’m planning to need what we’ve got,” he said. “Out there, the wrong shortage kills you faster than an enemy.”</w:t>
      </w:r>
    </w:p>
    <w:p w14:paraId="107FC71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voice came softly over the internal channel. “Medical supplies are… prudent.”</w:t>
      </w:r>
    </w:p>
    <w:p w14:paraId="110695A7"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tagged the last crate for intake and authorized the transfer.</w:t>
      </w:r>
    </w:p>
    <w:p w14:paraId="44A7F3A5"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 deck vibrated beneath her feet as departure readiness propagated through the hull. Departure felt routine. That was what made it believable.</w:t>
      </w:r>
    </w:p>
    <w:p w14:paraId="7A3AE1D2"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Traffic control slotted them into outbound flow without hesitation. Their transponder became just another identifier in a sea of ships leaving humanity’s busiest crossroads. Voices layered over the comms—clearances, advisories, queue acknowledgments—crisp, professional, endless. Sol did not rush. Sol did not hesitate. Sol simply absorbed ships and released them again.</w:t>
      </w:r>
    </w:p>
    <w:p w14:paraId="3FF6302C"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kept the chatter minimal. His responses were short, correct, forgettable. Ted stayed in engineering until the last possible moment, coaxing tolerances tighter than the ship had any right to maintain. Sael watched the traffic density map and did not look at the numbers again.</w:t>
      </w:r>
    </w:p>
    <w:p w14:paraId="62A2DDA0"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proofErr w:type="spellStart"/>
      <w:r w:rsidRPr="00303D85">
        <w:rPr>
          <w:rFonts w:eastAsia="Times New Roman" w:cstheme="minorHAnsi"/>
          <w:kern w:val="0"/>
          <w:sz w:val="24"/>
          <w:szCs w:val="24"/>
          <w14:ligatures w14:val="none"/>
        </w:rPr>
        <w:t>Dawnreach</w:t>
      </w:r>
      <w:proofErr w:type="spellEnd"/>
      <w:r w:rsidRPr="00303D85">
        <w:rPr>
          <w:rFonts w:eastAsia="Times New Roman" w:cstheme="minorHAnsi"/>
          <w:kern w:val="0"/>
          <w:sz w:val="24"/>
          <w:szCs w:val="24"/>
          <w14:ligatures w14:val="none"/>
        </w:rPr>
        <w:t xml:space="preserve"> Gate filled the forward display: a luminous ring wrapped in scaffolds, fuel depots, maintenance arms. Ships fed into it in steady arcs. Bulk cruisers dominated the inner lanes, their mass claims bending the queue geometry around them like gravity made visible.</w:t>
      </w:r>
    </w:p>
    <w:p w14:paraId="1D1D3492"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passenger liner slid into an adjacent corridor.</w:t>
      </w:r>
    </w:p>
    <w:p w14:paraId="047678AB"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Long. Graceful. Bands of viewport lights traced its hull in soft gold, like a floating city at dusk. Sael recognized the class immediately—not that ship, but the design. She had traveled on one like it before. Wide promenades. Observation decks. Families who paid extra so their children could watch stars stretch and bend during transit.</w:t>
      </w:r>
    </w:p>
    <w:p w14:paraId="4FFFF15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tracked it for a few seconds longer than necessary.</w:t>
      </w:r>
    </w:p>
    <w:p w14:paraId="28DB744C"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“Eight-point-one-five light-years,” Mosby said. “Short hop.”</w:t>
      </w:r>
    </w:p>
    <w:p w14:paraId="06095696"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made a faint sound.</w:t>
      </w:r>
    </w:p>
    <w:p w14:paraId="2F4B7D34"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disagreement. Not agreement.</w:t>
      </w:r>
    </w:p>
    <w:p w14:paraId="7E0EFD04"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ask.</w:t>
      </w:r>
    </w:p>
    <w:p w14:paraId="200D8D73"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emerged into the cockpit just before sequencing lock, posture precise, movements economical. He stared at the lane geometry longer than necessary, head tilting by fractions as the flow resolved around them.</w:t>
      </w:r>
    </w:p>
    <w:p w14:paraId="42F8262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“Pattern density is correct,” he said slowly. “Timing is correct. But—”</w:t>
      </w:r>
    </w:p>
    <w:p w14:paraId="44DC9AE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“But what?” Sael asked.</w:t>
      </w:r>
    </w:p>
    <w:p w14:paraId="5E2F8FF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didn’t answer right away. His gaze drifted across the parallel lanes, the synchronized acceleration curves, the perfect obedience of motion.</w:t>
      </w:r>
    </w:p>
    <w:p w14:paraId="61B30731"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“I do not like it,” he said at last. “The gate is restless.”</w:t>
      </w:r>
    </w:p>
    <w:p w14:paraId="2C27C46F"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snorted softly. “This is Sol. They iron the wrinkles out before you ever see them.”</w:t>
      </w:r>
    </w:p>
    <w:p w14:paraId="0CA7A3C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liner ahead adjusted its position, thrusters whispering as it aligned perfectly within its corridor. Everything about it was smooth. Predictable. Safe.</w:t>
      </w:r>
    </w:p>
    <w:p w14:paraId="1643C245"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Before either of them could respond, the sequencing tone chimed.</w:t>
      </w:r>
    </w:p>
    <w:p w14:paraId="40809FE4"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slid into the corridor.</w:t>
      </w:r>
    </w:p>
    <w:p w14:paraId="2182CAF7"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Transit space formed around them—structured light, distant silhouettes of ships in parallel lanes, all motion guided and precise. The gate’s control systems took hold with firm confidence.</w:t>
      </w:r>
    </w:p>
    <w:p w14:paraId="31B1371B"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vibration through the deck was faint.</w:t>
      </w:r>
    </w:p>
    <w:p w14:paraId="769BC452"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Too faint.</w:t>
      </w:r>
    </w:p>
    <w:p w14:paraId="50C782DC"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felt it then—not fear, not yet—just a mild, inexplicable tension. Like standing on ice that hasn’t cracked, but might.</w:t>
      </w:r>
    </w:p>
    <w:p w14:paraId="10F4228B"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a moment, everything aligned too perfectly.</w:t>
      </w:r>
    </w:p>
    <w:p w14:paraId="00DDE233"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claws tightened once on the edge of the console.</w:t>
      </w:r>
    </w:p>
    <w:p w14:paraId="5B3B7EBD"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“Friend Mosby,” he said quietly, “if the flow shifts suddenly—”</w:t>
      </w:r>
    </w:p>
    <w:p w14:paraId="147A0C0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won’t,” Mosby replied, eyes forward.</w:t>
      </w:r>
    </w:p>
    <w:p w14:paraId="292D298A"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did not look convinced.</w:t>
      </w:r>
    </w:p>
    <w:p w14:paraId="449F4C4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held her line. Guidance solutions updated and re-updated, each accepted without correction. No flags. No cautions. The vibration smoothed into a confident hum.</w:t>
      </w:r>
    </w:p>
    <w:p w14:paraId="2E3F1684"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kind of hum that lets you relax by accident.</w:t>
      </w:r>
    </w:p>
    <w:p w14:paraId="454F990C"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hours, it was almost peaceful.</w:t>
      </w:r>
    </w:p>
    <w:p w14:paraId="19AF4C0F"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the exit chime sounded.</w:t>
      </w:r>
    </w:p>
    <w:p w14:paraId="5D651028"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Routine.</w:t>
      </w:r>
    </w:p>
    <w:p w14:paraId="0929AA52"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Ahead, ships began making micro-adjustments as the corridor end neared.</w:t>
      </w:r>
    </w:p>
    <w:p w14:paraId="1E77D2D3"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 corridor rippled.</w:t>
      </w:r>
    </w:p>
    <w:p w14:paraId="75DFA39E"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lastRenderedPageBreak/>
        <w:t>Subtle.</w:t>
      </w:r>
    </w:p>
    <w:p w14:paraId="1F94E2BB"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 geometry tightened.</w:t>
      </w:r>
    </w:p>
    <w:p w14:paraId="2DCADD00"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Lane markers on the nav display drew inward by a fraction—barely measurable.</w:t>
      </w:r>
    </w:p>
    <w:p w14:paraId="5A8D2443"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Mosby’s eyes narrowed. “You see that?”</w:t>
      </w:r>
    </w:p>
    <w:p w14:paraId="73B50151"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Ted’s claws flexed on the console. “Minor constriction. Within tolerance.”</w:t>
      </w:r>
    </w:p>
    <w:p w14:paraId="02007E9C"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But he did not relax.</w:t>
      </w:r>
    </w:p>
    <w:p w14:paraId="6805D5A6"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 corridor tightened again.</w:t>
      </w:r>
    </w:p>
    <w:p w14:paraId="42E23D3D"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Sharper this time.</w:t>
      </w:r>
    </w:p>
    <w:p w14:paraId="7C542845"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 right boundary folded inward—visible now without instruments. Parallel lanes skewed half a degree. Guidance vectors recalculated in a cascade across traffic.</w:t>
      </w:r>
    </w:p>
    <w:p w14:paraId="4399DA79"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“What the hell?” Mosby muttered.</w:t>
      </w:r>
    </w:p>
    <w:p w14:paraId="005F3418"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“Field amplitude increasing,” Ted said. “This is not harmonic decay.”</w:t>
      </w:r>
    </w:p>
    <w:p w14:paraId="5F5E31EB"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Another contraction.</w:t>
      </w:r>
    </w:p>
    <w:p w14:paraId="3BADDCDD"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Then three in rapid succession.</w:t>
      </w:r>
    </w:p>
    <w:p w14:paraId="17FEE002"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A traveling constriction wave moved inbound against traffic.</w:t>
      </w:r>
    </w:p>
    <w:p w14:paraId="27E45869"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 cargo hauler ahead lurched sideways as the lane geometry shifted beneath it. It over-corrected, skewing hard to port—then back again.</w:t>
      </w:r>
    </w:p>
    <w:p w14:paraId="7E208A02"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Guidance lights flickered. New vectors fed in. Thrusters fired.</w:t>
      </w:r>
    </w:p>
    <w:p w14:paraId="415B7513"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A fraction late.</w:t>
      </w:r>
    </w:p>
    <w:p w14:paraId="6CA7279A"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One of the outer containers brushed the narrowing corridor boundary.</w:t>
      </w:r>
    </w:p>
    <w:p w14:paraId="63A726A5"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It didn’t scrape.</w:t>
      </w:r>
    </w:p>
    <w:p w14:paraId="1E8270C5"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It caught.</w:t>
      </w:r>
    </w:p>
    <w:p w14:paraId="0D2CED77"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A flash of white distortion as the container tried to occupy two conflicting phase states at once.</w:t>
      </w:r>
    </w:p>
    <w:p w14:paraId="0F9EB50A"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For a heartbeat, nothing happened.</w:t>
      </w:r>
    </w:p>
    <w:p w14:paraId="56940D0F"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lastRenderedPageBreak/>
        <w:t>Then the hauler’s forward third slowed abruptly—as if pressing into resistance.</w:t>
      </w:r>
    </w:p>
    <w:p w14:paraId="08C5DCC8"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 stern continued at transit velocity.</w:t>
      </w:r>
    </w:p>
    <w:p w14:paraId="29B3A073"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Ted inhaled sharply. “Asymmetric shear.”</w:t>
      </w:r>
    </w:p>
    <w:p w14:paraId="6B1F33AA"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 stern whipped down and struck the opposite boundary. Restraints failed in cascading sequence.</w:t>
      </w:r>
    </w:p>
    <w:p w14:paraId="270E036F"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Containers vanished in flashes of warped light—not explosions.</w:t>
      </w:r>
    </w:p>
    <w:p w14:paraId="5FA68AC5"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Absence.</w:t>
      </w:r>
    </w:p>
    <w:p w14:paraId="1326926B"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 hauler bent.</w:t>
      </w:r>
    </w:p>
    <w:p w14:paraId="49CBC719"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Then it broke.</w:t>
      </w:r>
    </w:p>
    <w:p w14:paraId="29A1D4B6"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Inertia snapped it cleanly in two.</w:t>
      </w:r>
    </w:p>
    <w:p w14:paraId="406A20A9"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Loose containers scattered across lanes.</w:t>
      </w:r>
    </w:p>
    <w:p w14:paraId="4273C55E" w14:textId="77777777" w:rsidR="00DF68FE" w:rsidRPr="00DF68FE" w:rsidRDefault="00DF68FE" w:rsidP="00DF68FE">
      <w:pPr>
        <w:spacing w:before="100" w:beforeAutospacing="1" w:after="100" w:afterAutospacing="1" w:line="240" w:lineRule="auto"/>
        <w:rPr>
          <w:rFonts w:eastAsia="Times New Roman" w:cstheme="minorHAnsi"/>
          <w:kern w:val="0"/>
          <w:sz w:val="24"/>
          <w:szCs w:val="24"/>
          <w14:ligatures w14:val="none"/>
        </w:rPr>
      </w:pPr>
      <w:r w:rsidRPr="00DF68FE">
        <w:rPr>
          <w:rFonts w:eastAsia="Times New Roman" w:cstheme="minorHAnsi"/>
          <w:kern w:val="0"/>
          <w:sz w:val="24"/>
          <w:szCs w:val="24"/>
          <w14:ligatures w14:val="none"/>
        </w:rPr>
        <w:t>One clipped a ship two corridors over</w:t>
      </w:r>
    </w:p>
    <w:p w14:paraId="1FA1A11F"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Its field flared once.</w:t>
      </w:r>
    </w:p>
    <w:p w14:paraId="16AED2E5"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it was gone.</w:t>
      </w:r>
    </w:p>
    <w:p w14:paraId="4BDD4A3F"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Alarms detonated across the Farther Star’s cockpit.</w:t>
      </w:r>
    </w:p>
    <w:p w14:paraId="03762F6D"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More cargo tore loose. A long cylindrical tank spun end over end.</w:t>
      </w:r>
    </w:p>
    <w:p w14:paraId="68062896"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struck another vessel.</w:t>
      </w:r>
    </w:p>
    <w:p w14:paraId="4F4FE0FA"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discharge was blinding—white light folding the corridor like heated glass.</w:t>
      </w:r>
    </w:p>
    <w:p w14:paraId="4676B28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“What was that?!” Mosby shouted.</w:t>
      </w:r>
    </w:p>
    <w:p w14:paraId="52ABF1D5"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t>
      </w: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 xml:space="preserve"> fuel tank!” Ted replied. “Ignition under gradient stress!”</w:t>
      </w:r>
    </w:p>
    <w:p w14:paraId="29695DD5"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shockwave hit.</w:t>
      </w:r>
    </w:p>
    <w:p w14:paraId="4A418BF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Star bucked. Mosby’s shoulder slammed into the restraints. Consoles flashed red. Somewhere aft, something heavy broke loose with a metallic shriek.</w:t>
      </w:r>
    </w:p>
    <w:p w14:paraId="4FA38FE5"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A panel burst beside Ted. Sparks sprayed. He hissed as molten fragments scored his arm. Blood darkened the deck.</w:t>
      </w:r>
    </w:p>
    <w:p w14:paraId="50D4261F"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remain functional,” he said tightly.</w:t>
      </w:r>
    </w:p>
    <w:p w14:paraId="7952A208" w14:textId="77777777" w:rsidR="00DF68FE" w:rsidRPr="00303D85" w:rsidRDefault="00DF68FE"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Debris spiraled along the narrowing lanes.</w:t>
      </w:r>
    </w:p>
    <w:p w14:paraId="7C38B558" w14:textId="1EECB118"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was already moving.</w:t>
      </w:r>
    </w:p>
    <w:p w14:paraId="2691E7BB"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rolled the Star hard to port, sliding under a rotating slab of cargo that would have sheared the cockpit away.</w:t>
      </w:r>
    </w:p>
    <w:p w14:paraId="4673C707"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“Just like dodging AA coming in hot,” he muttered.</w:t>
      </w:r>
    </w:p>
    <w:p w14:paraId="62A72611"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slammed a hand against the console as another slab of debris screamed past.</w:t>
      </w:r>
    </w:p>
    <w:p w14:paraId="416C41CD"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swear to every saint on this ship’s hull,” she snapped, white-knuckled on the edge of the board, “if we live through this I am never taking a gate again!”</w:t>
      </w:r>
    </w:p>
    <w:p w14:paraId="71253754"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Another violent twist.</w:t>
      </w:r>
    </w:p>
    <w:p w14:paraId="3BC873E6"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cut thrust for half a second, let debris outrun them—then punched it back in.</w:t>
      </w:r>
    </w:p>
    <w:p w14:paraId="14130511"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container filled the canopy.</w:t>
      </w:r>
    </w:p>
    <w:p w14:paraId="38B60DBB"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w:t>
      </w:r>
    </w:p>
    <w:p w14:paraId="3B398D62"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rolled knife-edge and dropped half a lane.</w:t>
      </w:r>
    </w:p>
    <w:p w14:paraId="29F1C943"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container tore past close enough to ring the hull.</w:t>
      </w:r>
    </w:p>
    <w:p w14:paraId="3BC2CEF4"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Something detonated two lanes over.</w:t>
      </w:r>
    </w:p>
    <w:p w14:paraId="3B8A48A6"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shockwave punched them sideways.</w:t>
      </w:r>
    </w:p>
    <w:p w14:paraId="4311D242"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corridor twisted.</w:t>
      </w:r>
    </w:p>
    <w:p w14:paraId="1DBC128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passenger liner flickered into view—sideways.</w:t>
      </w:r>
    </w:p>
    <w:p w14:paraId="531FBC1A"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a heartbeat, Sael didn’t understand what she was seeing.</w:t>
      </w:r>
    </w:p>
    <w:p w14:paraId="03802357"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the windows resolved.</w:t>
      </w:r>
    </w:p>
    <w:p w14:paraId="65D877AD"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Bands of warm light streaked past the canopy.</w:t>
      </w:r>
    </w:p>
    <w:p w14:paraId="3C74151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Inside—motion.</w:t>
      </w:r>
    </w:p>
    <w:p w14:paraId="4C5A0D1D"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Silhouettes tumbling.</w:t>
      </w:r>
    </w:p>
    <w:p w14:paraId="35B5F1B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Hands reaching.</w:t>
      </w:r>
    </w:p>
    <w:p w14:paraId="2007E88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Bodies striking glass as gravity betrayed them.</w:t>
      </w:r>
    </w:p>
    <w:p w14:paraId="6A7163F4"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Children.</w:t>
      </w:r>
    </w:p>
    <w:p w14:paraId="1B1475B6"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recognition landed whole.</w:t>
      </w:r>
    </w:p>
    <w:p w14:paraId="7AF49A6F"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had stood behind windows like those.</w:t>
      </w:r>
    </w:p>
    <w:p w14:paraId="14D593E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Watched stars stretch while people laughed.</w:t>
      </w:r>
    </w:p>
    <w:p w14:paraId="6098D1D3"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w:t>
      </w:r>
    </w:p>
    <w:p w14:paraId="61B6669D"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had nothing else.</w:t>
      </w:r>
    </w:p>
    <w:p w14:paraId="2D8B8282"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liner separated.</w:t>
      </w:r>
    </w:p>
    <w:p w14:paraId="5C1A7729"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violently.</w:t>
      </w:r>
    </w:p>
    <w:p w14:paraId="7E5A5A19"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Cleanly.</w:t>
      </w:r>
    </w:p>
    <w:p w14:paraId="6B3F7B19"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smooth division, as if a hand had drawn a line through it.</w:t>
      </w:r>
    </w:p>
    <w:p w14:paraId="7D625E65"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halves peeled away.</w:t>
      </w:r>
    </w:p>
    <w:p w14:paraId="41CC53AF"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Internal lights flared once.</w:t>
      </w:r>
    </w:p>
    <w:p w14:paraId="047C358A" w14:textId="77777777" w:rsidR="00F870BC" w:rsidRPr="00F870BC" w:rsidRDefault="00F870BC" w:rsidP="00F870BC">
      <w:pPr>
        <w:spacing w:before="100" w:beforeAutospacing="1" w:after="100" w:afterAutospacing="1" w:line="240" w:lineRule="auto"/>
        <w:rPr>
          <w:rFonts w:eastAsia="Times New Roman" w:cstheme="minorHAnsi"/>
          <w:kern w:val="0"/>
          <w:sz w:val="24"/>
          <w:szCs w:val="24"/>
          <w14:ligatures w14:val="none"/>
        </w:rPr>
      </w:pPr>
      <w:r w:rsidRPr="00F870BC">
        <w:rPr>
          <w:rFonts w:eastAsia="Times New Roman" w:cstheme="minorHAnsi"/>
          <w:kern w:val="0"/>
          <w:sz w:val="24"/>
          <w:szCs w:val="24"/>
          <w14:ligatures w14:val="none"/>
        </w:rPr>
        <w:t>Then tore free into darkness.</w:t>
      </w:r>
    </w:p>
    <w:p w14:paraId="2C1EABD4" w14:textId="77777777" w:rsidR="00F870BC" w:rsidRPr="00F870BC" w:rsidRDefault="00F870BC" w:rsidP="00F870BC">
      <w:pPr>
        <w:spacing w:before="100" w:beforeAutospacing="1" w:after="100" w:afterAutospacing="1" w:line="240" w:lineRule="auto"/>
        <w:rPr>
          <w:rFonts w:eastAsia="Times New Roman" w:cstheme="minorHAnsi"/>
          <w:kern w:val="0"/>
          <w:sz w:val="24"/>
          <w:szCs w:val="24"/>
          <w14:ligatures w14:val="none"/>
        </w:rPr>
      </w:pPr>
      <w:r w:rsidRPr="00F870BC">
        <w:rPr>
          <w:rFonts w:eastAsia="Times New Roman" w:cstheme="minorHAnsi"/>
          <w:kern w:val="0"/>
          <w:sz w:val="24"/>
          <w:szCs w:val="24"/>
          <w14:ligatures w14:val="none"/>
        </w:rPr>
        <w:t>Sael went silent.</w:t>
      </w:r>
      <w:r w:rsidRPr="00F870BC">
        <w:rPr>
          <w:rFonts w:eastAsia="Times New Roman" w:cstheme="minorHAnsi"/>
          <w:kern w:val="0"/>
          <w:sz w:val="24"/>
          <w:szCs w:val="24"/>
          <w14:ligatures w14:val="none"/>
        </w:rPr>
        <w:br/>
        <w:t>Not screaming.</w:t>
      </w:r>
      <w:r w:rsidRPr="00F870BC">
        <w:rPr>
          <w:rFonts w:eastAsia="Times New Roman" w:cstheme="minorHAnsi"/>
          <w:kern w:val="0"/>
          <w:sz w:val="24"/>
          <w:szCs w:val="24"/>
          <w14:ligatures w14:val="none"/>
        </w:rPr>
        <w:br/>
        <w:t>Not frozen.</w:t>
      </w:r>
      <w:r w:rsidRPr="00F870BC">
        <w:rPr>
          <w:rFonts w:eastAsia="Times New Roman" w:cstheme="minorHAnsi"/>
          <w:kern w:val="0"/>
          <w:sz w:val="24"/>
          <w:szCs w:val="24"/>
          <w14:ligatures w14:val="none"/>
        </w:rPr>
        <w:br/>
        <w:t>Empty.</w:t>
      </w:r>
    </w:p>
    <w:p w14:paraId="381C41B3" w14:textId="77777777" w:rsidR="00F870BC" w:rsidRPr="00303D85" w:rsidRDefault="00F870BC" w:rsidP="00F870BC">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gate infrastructure cannot absorb this load!” Ted barked. “I estimate imminent corridor failure. We must exit now or not at all!”</w:t>
      </w:r>
    </w:p>
    <w:p w14:paraId="722845E8" w14:textId="5A638CC5" w:rsidR="00F870BC" w:rsidRPr="00F870BC" w:rsidRDefault="00F870BC" w:rsidP="00F870BC">
      <w:pPr>
        <w:spacing w:before="100" w:beforeAutospacing="1" w:after="100" w:afterAutospacing="1" w:line="240" w:lineRule="auto"/>
        <w:rPr>
          <w:rFonts w:eastAsia="Times New Roman" w:cstheme="minorHAnsi"/>
          <w:kern w:val="0"/>
          <w:sz w:val="24"/>
          <w:szCs w:val="24"/>
          <w14:ligatures w14:val="none"/>
        </w:rPr>
      </w:pPr>
      <w:r w:rsidRPr="00F870BC">
        <w:rPr>
          <w:rFonts w:eastAsia="Times New Roman" w:cstheme="minorHAnsi"/>
          <w:kern w:val="0"/>
          <w:sz w:val="24"/>
          <w:szCs w:val="24"/>
          <w14:ligatures w14:val="none"/>
        </w:rPr>
        <w:t>Another violent flare rippled across the corridor as spinning debris struck the narrowing walls. Each impact sent a surge of light racing down-lane.</w:t>
      </w:r>
    </w:p>
    <w:p w14:paraId="0E0ED197" w14:textId="77777777" w:rsidR="00F870BC" w:rsidRPr="00F870BC" w:rsidRDefault="00F870BC" w:rsidP="00F870BC">
      <w:pPr>
        <w:spacing w:before="100" w:beforeAutospacing="1" w:after="100" w:afterAutospacing="1" w:line="240" w:lineRule="auto"/>
        <w:rPr>
          <w:rFonts w:eastAsia="Times New Roman" w:cstheme="minorHAnsi"/>
          <w:kern w:val="0"/>
          <w:sz w:val="24"/>
          <w:szCs w:val="24"/>
          <w14:ligatures w14:val="none"/>
        </w:rPr>
      </w:pPr>
      <w:r w:rsidRPr="00F870BC">
        <w:rPr>
          <w:rFonts w:eastAsia="Times New Roman" w:cstheme="minorHAnsi"/>
          <w:kern w:val="0"/>
          <w:sz w:val="24"/>
          <w:szCs w:val="24"/>
          <w14:ligatures w14:val="none"/>
        </w:rPr>
        <w:lastRenderedPageBreak/>
        <w:t>“The envelope cannot absorb this load!” Ted barked. “We must exit now or not at all!”</w:t>
      </w:r>
    </w:p>
    <w:p w14:paraId="698B4E84" w14:textId="77777777" w:rsidR="00F870BC" w:rsidRPr="00F870BC" w:rsidRDefault="00F870BC" w:rsidP="00F870BC">
      <w:pPr>
        <w:spacing w:before="100" w:beforeAutospacing="1" w:after="100" w:afterAutospacing="1" w:line="240" w:lineRule="auto"/>
        <w:rPr>
          <w:rFonts w:eastAsia="Times New Roman" w:cstheme="minorHAnsi"/>
          <w:kern w:val="0"/>
          <w:sz w:val="24"/>
          <w:szCs w:val="24"/>
          <w14:ligatures w14:val="none"/>
        </w:rPr>
      </w:pPr>
      <w:r w:rsidRPr="00F870BC">
        <w:rPr>
          <w:rFonts w:eastAsia="Times New Roman" w:cstheme="minorHAnsi"/>
          <w:kern w:val="0"/>
          <w:sz w:val="24"/>
          <w:szCs w:val="24"/>
          <w14:ligatures w14:val="none"/>
        </w:rPr>
        <w:t>Mosby didn’t answer.</w:t>
      </w:r>
    </w:p>
    <w:p w14:paraId="205014CB" w14:textId="77777777" w:rsidR="00F870BC" w:rsidRPr="00F870BC" w:rsidRDefault="00F870BC" w:rsidP="00F870BC">
      <w:pPr>
        <w:spacing w:before="100" w:beforeAutospacing="1" w:after="100" w:afterAutospacing="1" w:line="240" w:lineRule="auto"/>
        <w:rPr>
          <w:rFonts w:eastAsia="Times New Roman" w:cstheme="minorHAnsi"/>
          <w:kern w:val="0"/>
          <w:sz w:val="24"/>
          <w:szCs w:val="24"/>
          <w14:ligatures w14:val="none"/>
        </w:rPr>
      </w:pPr>
      <w:r w:rsidRPr="00F870BC">
        <w:rPr>
          <w:rFonts w:eastAsia="Times New Roman" w:cstheme="minorHAnsi"/>
          <w:kern w:val="0"/>
          <w:sz w:val="24"/>
          <w:szCs w:val="24"/>
          <w14:ligatures w14:val="none"/>
        </w:rPr>
        <w:t>He drove.</w:t>
      </w:r>
    </w:p>
    <w:p w14:paraId="28BFAE9F"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corridor walls flickered. Structured light fractured into raw gravitational noise.</w:t>
      </w:r>
    </w:p>
    <w:p w14:paraId="5C9AD703"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tunnel convulsed.</w:t>
      </w:r>
    </w:p>
    <w:p w14:paraId="3B37725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came apart.</w:t>
      </w:r>
    </w:p>
    <w:p w14:paraId="592A7528"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Ships were spat back into real space without alignment.</w:t>
      </w:r>
    </w:p>
    <w:p w14:paraId="4CDD5B8B"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“Inertial dampers to maximum!”</w:t>
      </w:r>
    </w:p>
    <w:p w14:paraId="630DBF6E"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“Already at limit!”</w:t>
      </w:r>
    </w:p>
    <w:p w14:paraId="2175DA4C" w14:textId="77777777"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was thrown sideways—</w:t>
      </w:r>
    </w:p>
    <w:p w14:paraId="41444856" w14:textId="288BA0D4" w:rsidR="00222BBF" w:rsidRPr="00303D85" w:rsidRDefault="00222BBF" w:rsidP="00222BB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slammed back into real space.</w:t>
      </w:r>
    </w:p>
    <w:p w14:paraId="0FA5BC63" w14:textId="77777777" w:rsidR="00222BBF" w:rsidRPr="00303D85" w:rsidRDefault="00222BBF">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0464097A" w14:textId="77777777" w:rsidR="00362E03" w:rsidRPr="00303D85" w:rsidRDefault="00362E03" w:rsidP="00362E03">
      <w:pPr>
        <w:spacing w:before="100" w:beforeAutospacing="1" w:after="100" w:afterAutospacing="1" w:line="240" w:lineRule="auto"/>
        <w:outlineLvl w:val="1"/>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Chapter</w:t>
      </w:r>
    </w:p>
    <w:p w14:paraId="0CCC34A9"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Silence didn’t arrive with them.</w:t>
      </w:r>
    </w:p>
    <w:p w14:paraId="110CF8BC"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Alarms did — layered tones that fought each other for priority while the Farther Star came out of the collapse spinning like a wheel that had lost its axle.</w:t>
      </w:r>
    </w:p>
    <w:p w14:paraId="39AF06C2"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“Report!” Mosby barked, hands locked on the controls.</w:t>
      </w:r>
    </w:p>
    <w:p w14:paraId="0AA31EBD"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 didn’t hesitate. “Multiple structural stress warnings. Port maneuver cluster offline. </w:t>
      </w: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 xml:space="preserve"> flow unstable.”</w:t>
      </w:r>
    </w:p>
    <w:p w14:paraId="2EDEFF78"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was already at the sensor panel, forcing her fingers into motion before her nerves could decide they were done. The scope was a smear of returns: hard fragments, hot fragments, objects so large they cast whole cones of interference around them. “Debris everywhere,” she said, the words clipped because breath was something she had to remember. “I’m not seeing the gate. Mosby… the gate is gone.”</w:t>
      </w:r>
    </w:p>
    <w:p w14:paraId="3BFB6B0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“What do you mean, </w:t>
      </w:r>
      <w:r w:rsidRPr="00303D85">
        <w:rPr>
          <w:rFonts w:eastAsia="Times New Roman" w:cstheme="minorHAnsi"/>
          <w:i/>
          <w:iCs/>
          <w:kern w:val="0"/>
          <w:sz w:val="24"/>
          <w:szCs w:val="24"/>
          <w14:ligatures w14:val="none"/>
        </w:rPr>
        <w:t>gone</w:t>
      </w:r>
      <w:r w:rsidRPr="00303D85">
        <w:rPr>
          <w:rFonts w:eastAsia="Times New Roman" w:cstheme="minorHAnsi"/>
          <w:kern w:val="0"/>
          <w:sz w:val="24"/>
          <w:szCs w:val="24"/>
          <w14:ligatures w14:val="none"/>
        </w:rPr>
        <w:t>?”</w:t>
      </w:r>
    </w:p>
    <w:p w14:paraId="3745832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“It’s just—” She swallowed hard and made herself look again. “Wreckage. The ring’s missing a section. Like something took a bite out of it.”</w:t>
      </w:r>
    </w:p>
    <w:p w14:paraId="00C5049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answer. He was still fighting the roll. The Star wasn’t flying so much as being carried by her own ruined momentum, turning slowly, heavily, her mass thrown off by a dead thruster cluster. It wasn’t a violent spin — not the kind that slammed you into straps and turned stomachs inside out — but it was relentless. It promised that if they didn’t fix it, they’d stay that way until the universe decided to finish the job.</w:t>
      </w:r>
    </w:p>
    <w:p w14:paraId="214E397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can’t counter it,” he growled. “Thrusters aren’t responding.”</w:t>
      </w:r>
    </w:p>
    <w:p w14:paraId="50FFB34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Outside, ships were still spilling out of the broken aperture at wrong angles. Some came out trailing atmosphere in pearly ribbons that froze into glittering fog. Some were already dark, tumbling with the calm inevitability of dead things. Others spun helplessly while open-band collision alarms shrieked across the comms, every voice on every channel trying to claim the same small slice of order.</w:t>
      </w:r>
    </w:p>
    <w:p w14:paraId="7C8D3B03"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gate itself flickered in and out of coherence, and each time it resolved Sael saw it more clearly: the jagged absence where the inner ring should have been, the way the structure looked unfinished, wrong — as if physics had taken a chisel to it and then walked away.</w:t>
      </w:r>
    </w:p>
    <w:p w14:paraId="511DDB9F"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Emergency beacons began to saturate every frequency.</w:t>
      </w:r>
    </w:p>
    <w:p w14:paraId="017F549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Sael stared at the display, hands still on the panel as if her grip could keep the icons from vanishing. “How many…” she managed.</w:t>
      </w:r>
    </w:p>
    <w:p w14:paraId="0CDC883C"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Traffic markers blinked and reappeared. Some never returned.</w:t>
      </w:r>
    </w:p>
    <w:p w14:paraId="036330CE"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liner,” she said, and her voice thinned around the word. “There were people—”</w:t>
      </w:r>
    </w:p>
    <w:p w14:paraId="0F5406FF"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“Yes,” Ted said quietly, and in the softness of it she heard the thing he was not saying: </w:t>
      </w:r>
      <w:r w:rsidRPr="00303D85">
        <w:rPr>
          <w:rFonts w:eastAsia="Times New Roman" w:cstheme="minorHAnsi"/>
          <w:i/>
          <w:iCs/>
          <w:kern w:val="0"/>
          <w:sz w:val="24"/>
          <w:szCs w:val="24"/>
          <w14:ligatures w14:val="none"/>
        </w:rPr>
        <w:t>and there still are, and there are not, and it’s already too late for some of them.</w:t>
      </w:r>
    </w:p>
    <w:p w14:paraId="259D30A7"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had not realized they’d stopped moving until Mosby said her name — once, low and sharp — and she didn’t answer.</w:t>
      </w:r>
    </w:p>
    <w:p w14:paraId="1A6047DB"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he snapped.</w:t>
      </w:r>
    </w:p>
    <w:p w14:paraId="7AB15BD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flinched as if struck, eyes snapping to him.</w:t>
      </w:r>
    </w:p>
    <w:p w14:paraId="011CF694"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“I need you </w:t>
      </w:r>
      <w:r w:rsidRPr="00303D85">
        <w:rPr>
          <w:rFonts w:eastAsia="Times New Roman" w:cstheme="minorHAnsi"/>
          <w:i/>
          <w:iCs/>
          <w:kern w:val="0"/>
          <w:sz w:val="24"/>
          <w:szCs w:val="24"/>
          <w14:ligatures w14:val="none"/>
        </w:rPr>
        <w:t>here.</w:t>
      </w:r>
      <w:r w:rsidRPr="00303D85">
        <w:rPr>
          <w:rFonts w:eastAsia="Times New Roman" w:cstheme="minorHAnsi"/>
          <w:kern w:val="0"/>
          <w:sz w:val="24"/>
          <w:szCs w:val="24"/>
          <w14:ligatures w14:val="none"/>
        </w:rPr>
        <w:t xml:space="preserve"> Right now.”</w:t>
      </w:r>
    </w:p>
    <w:p w14:paraId="4F2C2EC2"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One beat passed, the kind that could ruin a ship. She dragged in air and forced her hands back into their work.</w:t>
      </w:r>
    </w:p>
    <w:p w14:paraId="6D0A9BA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“I’m here,” she said, and she got control into the words even if she couldn’t yet get it into her pulse. “Reading debris vectors. Updating collision envelopes.”</w:t>
      </w:r>
    </w:p>
    <w:p w14:paraId="4B020612"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once and went back to the controls as if the nod itself were a contract. “We’re not dead,” he said. “That’s step one.”</w:t>
      </w:r>
    </w:p>
    <w:p w14:paraId="27AFC791"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Behind them, the wreckage of a highway between stars continued to spread into the void.</w:t>
      </w:r>
    </w:p>
    <w:p w14:paraId="1D87D627"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Ted’s eyes moved across the warning stack, precise and merciless. “External damage to the port reactionless array,” he said. “We are venting </w:t>
      </w: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w:t>
      </w:r>
    </w:p>
    <w:p w14:paraId="7F2F4CC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felt the cold before she understood why. “We’re leaking fuel?”</w:t>
      </w:r>
    </w:p>
    <w:p w14:paraId="54A1CB2E"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“Yes,” Mosby said. “And if we don’t stop it, either it ignites… or we end up dead in space with no way to move.”</w:t>
      </w:r>
    </w:p>
    <w:p w14:paraId="5DFC8FD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was already out of the chair, moving toward the suit locker with the brisk certainty of a man who’d made ugly choices before and didn’t waste time pretending they were pretty. “We’ll have to go out and fix it. Or shut off the flow.”</w:t>
      </w:r>
    </w:p>
    <w:p w14:paraId="3D26BC57"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“You’re going outside?” Sael heard the edge in her own voice and hated it — not fear, exactly, but the sudden awareness that all her training had been built for rooms with floors.</w:t>
      </w:r>
    </w:p>
    <w:p w14:paraId="121426E8"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“I will assist,” Ted said, pushing himself up.</w:t>
      </w:r>
    </w:p>
    <w:p w14:paraId="2A2548D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made it halfway to standing before his legs betrayed him. He caught the console edge and a thin breath slipped out of him before he could trap it. The tear in his suit liner had soaked through; the dark patch along his left side spread with each heartbeat, and the arm bracing him did not move correctly — the joint too loose, the angles wrong.</w:t>
      </w:r>
    </w:p>
    <w:p w14:paraId="7367CFD8"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was beside him instantly. “Ted. You’re hurt.”</w:t>
      </w:r>
    </w:p>
    <w:p w14:paraId="709D81B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am… aware.”</w:t>
      </w:r>
    </w:p>
    <w:p w14:paraId="658600D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Mosby took one look — the kind of look that measured damage the way he measured thrust — and made the decision. “You’re not going anywhere except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w:t>
      </w:r>
    </w:p>
    <w:p w14:paraId="60DB8E06"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can still function.”</w:t>
      </w:r>
    </w:p>
    <w:p w14:paraId="61E46C6C"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can supervise,” Mosby said. “From a padded drawer.”</w:t>
      </w:r>
    </w:p>
    <w:p w14:paraId="132048D3"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“I object to the term </w:t>
      </w:r>
      <w:r w:rsidRPr="00303D85">
        <w:rPr>
          <w:rFonts w:eastAsia="Times New Roman" w:cstheme="minorHAnsi"/>
          <w:i/>
          <w:iCs/>
          <w:kern w:val="0"/>
          <w:sz w:val="24"/>
          <w:szCs w:val="24"/>
          <w14:ligatures w14:val="none"/>
        </w:rPr>
        <w:t>drawer,</w:t>
      </w:r>
      <w:r w:rsidRPr="00303D85">
        <w:rPr>
          <w:rFonts w:eastAsia="Times New Roman" w:cstheme="minorHAnsi"/>
          <w:kern w:val="0"/>
          <w:sz w:val="24"/>
          <w:szCs w:val="24"/>
          <w14:ligatures w14:val="none"/>
        </w:rPr>
        <w:t>” Ted managed, because even bleeding he was still Ted.</w:t>
      </w:r>
    </w:p>
    <w:p w14:paraId="5896751B"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didn’t resist when they guided him toward the ladder. The ship rolled again, slow and nauseating; warning lights strobed along the corridor, and somewhere aft a relay popped like a nail snapping under strain.</w:t>
      </w:r>
    </w:p>
    <w:p w14:paraId="1F177E54"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In the </w:t>
      </w:r>
      <w:proofErr w:type="spellStart"/>
      <w:r w:rsidRPr="00303D85">
        <w:rPr>
          <w:rFonts w:eastAsia="Times New Roman" w:cstheme="minorHAnsi"/>
          <w:kern w:val="0"/>
          <w:sz w:val="24"/>
          <w:szCs w:val="24"/>
          <w14:ligatures w14:val="none"/>
        </w:rPr>
        <w:t>medbay</w:t>
      </w:r>
      <w:proofErr w:type="spellEnd"/>
      <w:r w:rsidRPr="00303D85">
        <w:rPr>
          <w:rFonts w:eastAsia="Times New Roman" w:cstheme="minorHAnsi"/>
          <w:kern w:val="0"/>
          <w:sz w:val="24"/>
          <w:szCs w:val="24"/>
          <w14:ligatures w14:val="none"/>
        </w:rPr>
        <w:t xml:space="preserve"> Mosby brought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online and the lid irised open with patient indifference.</w:t>
      </w:r>
    </w:p>
    <w:p w14:paraId="6356171C"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regarded it like an insult given physical form. “I dislike this machine.”</w:t>
      </w:r>
    </w:p>
    <w:p w14:paraId="78C168A8"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“Yeah,” Mosby said, easing him into place. “It’s not thrilled about you either.”</w:t>
      </w:r>
    </w:p>
    <w:p w14:paraId="2ED8ECEB"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Sael secured the restraints while Mosby pulled up external feeds and tied them into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display. “You can still see what we see,” Mosby told him. “Talk me through it.”</w:t>
      </w:r>
    </w:p>
    <w:p w14:paraId="5305BED3"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“…Very well,” Ted said, and even then there was a pause, as if he were choosing the least humiliating way to be right. “Friend Mosby… you will need assistance.”</w:t>
      </w:r>
    </w:p>
    <w:p w14:paraId="1E767B1F"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lid lowered. Pale blue light filled the chamber.</w:t>
      </w:r>
    </w:p>
    <w:p w14:paraId="425E1F44"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Which left two of them.</w:t>
      </w:r>
    </w:p>
    <w:p w14:paraId="2FE246B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sealed into her pressure suit beside the airlock while diagnostics crawled across her visor, one line at a time like a slow confession.</w:t>
      </w:r>
    </w:p>
    <w:p w14:paraId="16C00AF0"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“I have not performed external repair under rotational drift,” she said.</w:t>
      </w:r>
    </w:p>
    <w:p w14:paraId="607069F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checked her tether himself — not because he didn’t trust her, but because the universe had already proven it didn’t care. “You’ve done worse.”</w:t>
      </w:r>
    </w:p>
    <w:p w14:paraId="539DD4DD"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have not.”</w:t>
      </w:r>
    </w:p>
    <w:p w14:paraId="68FBFB99"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today’s your day.”</w:t>
      </w:r>
    </w:p>
    <w:p w14:paraId="25F00A34"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outer hatch opened.</w:t>
      </w:r>
    </w:p>
    <w:p w14:paraId="04C43CC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Vacuum took the sound away at once, but it couldn’t take the motion. Stars slid in a slow, sickening curve as the Farther Star turned beneath them; each step with the mag boots was a negotiation with inertia, each movement something that had to be paid for in careful, controlled thrust.</w:t>
      </w:r>
    </w:p>
    <w:p w14:paraId="775BF6CD"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In the distance, </w:t>
      </w:r>
      <w:proofErr w:type="spellStart"/>
      <w:r w:rsidRPr="00303D85">
        <w:rPr>
          <w:rFonts w:eastAsia="Times New Roman" w:cstheme="minorHAnsi"/>
          <w:kern w:val="0"/>
          <w:sz w:val="24"/>
          <w:szCs w:val="24"/>
          <w14:ligatures w14:val="none"/>
        </w:rPr>
        <w:t>Dawnreach</w:t>
      </w:r>
      <w:proofErr w:type="spellEnd"/>
      <w:r w:rsidRPr="00303D85">
        <w:rPr>
          <w:rFonts w:eastAsia="Times New Roman" w:cstheme="minorHAnsi"/>
          <w:kern w:val="0"/>
          <w:sz w:val="24"/>
          <w:szCs w:val="24"/>
          <w14:ligatures w14:val="none"/>
        </w:rPr>
        <w:t xml:space="preserve"> hung pale and shattered.</w:t>
      </w:r>
    </w:p>
    <w:p w14:paraId="1E18213E"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a moment Sael forgot the repair. The broken ring held her attention the way a wound holds the eye; her mind kept trying to complete the missing arc, to make it whole, to pretend it hadn’t happened. Around it, wreckage drifted in slow, obscene grace, catching sunlight in dull flashes.</w:t>
      </w:r>
    </w:p>
    <w:p w14:paraId="1EC00A49"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Her visor magnified a debris cluster without being asked.</w:t>
      </w:r>
    </w:p>
    <w:p w14:paraId="4857664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let it.</w:t>
      </w:r>
    </w:p>
    <w:p w14:paraId="1546F015" w14:textId="77777777" w:rsidR="002B34C2" w:rsidRPr="00303D85" w:rsidRDefault="002B34C2" w:rsidP="002B34C2">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liner’s hull rolled through the frame, a piece of it anyway — too cleanly cut, too recognizably civilian, too full of ghosts she could almost see through the metal.</w:t>
      </w:r>
    </w:p>
    <w:p w14:paraId="5D750EB9" w14:textId="77777777" w:rsidR="002B34C2" w:rsidRPr="00303D85" w:rsidRDefault="002B34C2" w:rsidP="002B34C2">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Through the torn plating she glimpsed a corridor lined with cabin doors, still closed, still numbered. One overhead light blinked on and off with stubborn regularity, illuminating a strip of carpet that looked untouched by vacuum.</w:t>
      </w:r>
    </w:p>
    <w:p w14:paraId="6EC2B8C7" w14:textId="77777777" w:rsidR="002B34C2" w:rsidRPr="00303D85" w:rsidRDefault="002B34C2" w:rsidP="002B34C2">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Beyond it, something round and white drifted lazily across the passage — a service cart, its wheels turning in slow, meaningless revolution.</w:t>
      </w:r>
    </w:p>
    <w:p w14:paraId="3F37A7E0" w14:textId="77777777" w:rsidR="002B34C2" w:rsidRPr="00303D85" w:rsidRDefault="002B34C2" w:rsidP="002B34C2">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Mosby’s voice said in her ear.</w:t>
      </w:r>
    </w:p>
    <w:p w14:paraId="2138D8F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didn’t answer.</w:t>
      </w:r>
    </w:p>
    <w:p w14:paraId="1CE8A4FF"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“Eyes on the job.”</w:t>
      </w:r>
    </w:p>
    <w:p w14:paraId="240E8AA1"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blinked and the magnification collapsed. “On it.”</w:t>
      </w:r>
    </w:p>
    <w:p w14:paraId="5CE8FA9C"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They worked deliberately: clamping the damaged vane, cutting away twisted conduit, securing a temporary brace while the ship continued its slow roll beneath them, as if it were trying to shake off the memory of what had touched it.</w:t>
      </w:r>
    </w:p>
    <w:p w14:paraId="70E30E62"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warped panel came free as Mosby cut the final bolt.</w:t>
      </w:r>
    </w:p>
    <w:p w14:paraId="51ABAC07"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“I’ve got it,” he said.</w:t>
      </w:r>
    </w:p>
    <w:p w14:paraId="41F36E12"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didn’t.</w:t>
      </w:r>
    </w:p>
    <w:p w14:paraId="32D2871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panel slipped, caught his thruster pack, and yanked him off the hull in a clean, ugly jerk that turned him into a swinging weight on his tether.</w:t>
      </w:r>
    </w:p>
    <w:p w14:paraId="5195ACC3"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“Caleb!” Sael shouted, and the name came out of her without permission.</w:t>
      </w:r>
    </w:p>
    <w:p w14:paraId="7611972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swung outward, rotation turning him into a pendulum. “Thruster’s misaligned! Can’t counter!”</w:t>
      </w:r>
    </w:p>
    <w:p w14:paraId="1BE04C46"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Her training rose cleanly: secure debris, prevent further damage, do not compound the emergency.</w:t>
      </w:r>
    </w:p>
    <w:p w14:paraId="06DAC737"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Instead she pushed off.</w:t>
      </w:r>
    </w:p>
    <w:p w14:paraId="12193BC9"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Short bursts. Hard angle. No elegance — only timing.</w:t>
      </w:r>
    </w:p>
    <w:p w14:paraId="6D174756"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“Sael—don’t—” Mosby began.</w:t>
      </w:r>
    </w:p>
    <w:p w14:paraId="3118ACB9"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caught his arm. Impact spun them both.</w:t>
      </w:r>
    </w:p>
    <w:p w14:paraId="1AA70010"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“Brace!” she snapped.</w:t>
      </w:r>
    </w:p>
    <w:p w14:paraId="13BA2AE6"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fired against their shared momentum. It wasn’t perfect, but it was enough. Their lines snapped tight and dragged them back into the ship’s rotation until plating filled her visor; they hit together, magnets catching with a jarring thud that she felt all the way up her teeth.</w:t>
      </w:r>
    </w:p>
    <w:p w14:paraId="680C7F29"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a moment neither of them moved.</w:t>
      </w:r>
    </w:p>
    <w:p w14:paraId="42773E48"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still in there?” Mosby asked, voice rough.</w:t>
      </w:r>
    </w:p>
    <w:p w14:paraId="739D29B1"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“Yes,” she said, and made it sound like an answer instead of a prayer.</w:t>
      </w:r>
    </w:p>
    <w:p w14:paraId="6F556DD3"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re-anchored and finished the brace.</w:t>
      </w:r>
    </w:p>
    <w:p w14:paraId="3B6321AD"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When they got back inside, Ted was conscious in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his image ghosting on the cockpit display.</w:t>
      </w:r>
    </w:p>
    <w:p w14:paraId="650FC495"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“You survived,” he observed.</w:t>
      </w:r>
    </w:p>
    <w:p w14:paraId="28F5870F"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“Barely,” Mosby muttered.</w:t>
      </w:r>
    </w:p>
    <w:p w14:paraId="6E4B18BF"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comm panel was alive with overlapping emergency traffic. Sael brought up the long-range view again and forced herself to look at what she already knew.</w:t>
      </w:r>
    </w:p>
    <w:p w14:paraId="52015078"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proofErr w:type="spellStart"/>
      <w:r w:rsidRPr="00303D85">
        <w:rPr>
          <w:rFonts w:eastAsia="Times New Roman" w:cstheme="minorHAnsi"/>
          <w:kern w:val="0"/>
          <w:sz w:val="24"/>
          <w:szCs w:val="24"/>
          <w14:ligatures w14:val="none"/>
        </w:rPr>
        <w:t>Dawnreach</w:t>
      </w:r>
      <w:proofErr w:type="spellEnd"/>
      <w:r w:rsidRPr="00303D85">
        <w:rPr>
          <w:rFonts w:eastAsia="Times New Roman" w:cstheme="minorHAnsi"/>
          <w:kern w:val="0"/>
          <w:sz w:val="24"/>
          <w:szCs w:val="24"/>
          <w14:ligatures w14:val="none"/>
        </w:rPr>
        <w:t xml:space="preserve"> Gate hung dark. A section of its inner ring was missing. There was no transit glow, no emergence flares, no orderly stream of ships turning into dots and vanishing.</w:t>
      </w:r>
    </w:p>
    <w:p w14:paraId="1778F9D1"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ships coming through.</w:t>
      </w:r>
    </w:p>
    <w:p w14:paraId="171481D2"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“It’s gone,” she said.</w:t>
      </w:r>
    </w:p>
    <w:p w14:paraId="08C5264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“Gate aperture collapsed,” Ted replied. “No further transit possible.”</w:t>
      </w:r>
    </w:p>
    <w:p w14:paraId="0E5AA5ED"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leaned back slowly, as if the chair might give him one second of weightless denial. “So the system’s cut off.”</w:t>
      </w:r>
    </w:p>
    <w:p w14:paraId="469C1BB0"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“Yes. Mass traffic will require </w:t>
      </w:r>
      <w:proofErr w:type="spellStart"/>
      <w:r w:rsidRPr="00303D85">
        <w:rPr>
          <w:rFonts w:eastAsia="Times New Roman" w:cstheme="minorHAnsi"/>
          <w:kern w:val="0"/>
          <w:sz w:val="24"/>
          <w:szCs w:val="24"/>
          <w14:ligatures w14:val="none"/>
        </w:rPr>
        <w:t>sublight</w:t>
      </w:r>
      <w:proofErr w:type="spellEnd"/>
      <w:r w:rsidRPr="00303D85">
        <w:rPr>
          <w:rFonts w:eastAsia="Times New Roman" w:cstheme="minorHAnsi"/>
          <w:kern w:val="0"/>
          <w:sz w:val="24"/>
          <w:szCs w:val="24"/>
          <w14:ligatures w14:val="none"/>
        </w:rPr>
        <w:t xml:space="preserve"> or relay.”</w:t>
      </w:r>
    </w:p>
    <w:p w14:paraId="6DDEF751"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pulled up the news band. The headlines were already forming a narrative, as if catastrophe couldn’t exist until it had a ticker.</w:t>
      </w:r>
    </w:p>
    <w:p w14:paraId="1DC2CA1A"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DAWNREACH GATE CATASTROPHIC FAILURE</w:t>
      </w:r>
      <w:r w:rsidRPr="00303D85">
        <w:rPr>
          <w:rFonts w:eastAsia="Times New Roman" w:cstheme="minorHAnsi"/>
          <w:kern w:val="0"/>
          <w:sz w:val="24"/>
          <w:szCs w:val="24"/>
          <w14:ligatures w14:val="none"/>
        </w:rPr>
        <w:br/>
        <w:t>EMERGENCY RESPONSE OVERWHELMED</w:t>
      </w:r>
      <w:r w:rsidRPr="00303D85">
        <w:rPr>
          <w:rFonts w:eastAsia="Times New Roman" w:cstheme="minorHAnsi"/>
          <w:kern w:val="0"/>
          <w:sz w:val="24"/>
          <w:szCs w:val="24"/>
          <w14:ligatures w14:val="none"/>
        </w:rPr>
        <w:br/>
        <w:t>MILITARY ASSETS DEPLOYING TO SECURE TRAFFIC LANES</w:t>
      </w:r>
    </w:p>
    <w:p w14:paraId="54CFFBAB"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feed refreshed.</w:t>
      </w:r>
    </w:p>
    <w:p w14:paraId="49F6C01D"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froze.</w:t>
      </w:r>
    </w:p>
    <w:p w14:paraId="1A34EF14"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w:t>
      </w:r>
    </w:p>
    <w:p w14:paraId="7BC4A43C"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highlighted alert crawled across the channels.</w:t>
      </w:r>
    </w:p>
    <w:p w14:paraId="41DD870F"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TRADER VESSEL FARTHER STAR WANTED FOR IMMEDIATE DETENTION</w:t>
      </w:r>
      <w:r w:rsidRPr="00303D85">
        <w:rPr>
          <w:rFonts w:eastAsia="Times New Roman" w:cstheme="minorHAnsi"/>
          <w:kern w:val="0"/>
          <w:sz w:val="24"/>
          <w:szCs w:val="24"/>
          <w14:ligatures w14:val="none"/>
        </w:rPr>
        <w:br/>
        <w:t>CREW BELIEVED TO HAVE BEEN IN CLOSE PROXIMITY TO INITIAL FIELD DISTURBANCE</w:t>
      </w:r>
      <w:r w:rsidRPr="00303D85">
        <w:rPr>
          <w:rFonts w:eastAsia="Times New Roman" w:cstheme="minorHAnsi"/>
          <w:kern w:val="0"/>
          <w:sz w:val="24"/>
          <w:szCs w:val="24"/>
          <w14:ligatures w14:val="none"/>
        </w:rPr>
        <w:br/>
        <w:t>AUTHORITIES REQUEST ALL STATIONS AND VESSELS REPORT SIGHTINGS</w:t>
      </w:r>
    </w:p>
    <w:p w14:paraId="6A932EA0"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read it aloud, because silence would have made it worse.</w:t>
      </w:r>
    </w:p>
    <w:p w14:paraId="2B70AAB6"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From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bay, Ted paused as if considering the shape of the problem. “That is… inconvenient,” he said.</w:t>
      </w:r>
    </w:p>
    <w:p w14:paraId="1C51C1E4"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Mosby exhaled. “We’re not getting a friendly debrief.”</w:t>
      </w:r>
    </w:p>
    <w:p w14:paraId="0787FD08"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think we caused it,” Sael said.</w:t>
      </w:r>
    </w:p>
    <w:p w14:paraId="0702CE09"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“Or they need someone they can point at,” Mosby replied, and the bitterness in it was old.</w:t>
      </w:r>
    </w:p>
    <w:p w14:paraId="11A6F69B"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Outside, emergency beacons pulsed among drifting wreckage; rescue craft moved in tight patterns that looked disciplined only because the scale was so obscene that anything less would have been meaningless.</w:t>
      </w:r>
    </w:p>
    <w:p w14:paraId="4D4F48C9"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Inside the cockpit, the Farther Star sat wounded in the shadow of a broken gate.</w:t>
      </w:r>
    </w:p>
    <w:p w14:paraId="75A834DD" w14:textId="77777777" w:rsidR="00362E03" w:rsidRPr="00303D85" w:rsidRDefault="00362E03" w:rsidP="00362E03">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were no longer witnesses.</w:t>
      </w:r>
    </w:p>
    <w:p w14:paraId="1CC66187" w14:textId="01983051" w:rsidR="00097BC8" w:rsidRPr="00303D85" w:rsidRDefault="00362E03"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were suspects.</w:t>
      </w:r>
      <w:r w:rsidR="00097BC8" w:rsidRPr="00303D85">
        <w:rPr>
          <w:rFonts w:eastAsia="Times New Roman" w:cstheme="minorHAnsi"/>
          <w:kern w:val="0"/>
          <w:sz w:val="24"/>
          <w:szCs w:val="24"/>
          <w14:ligatures w14:val="none"/>
        </w:rPr>
        <w:br w:type="page"/>
      </w:r>
    </w:p>
    <w:p w14:paraId="1145624E" w14:textId="37FEAFFC" w:rsidR="00097BC8" w:rsidRPr="00303D85" w:rsidRDefault="00097BC8" w:rsidP="00026CA7">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CHAPTER: Drift and Decision</w:t>
      </w:r>
    </w:p>
    <w:p w14:paraId="422FEB45"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eased into a slow arc through the outer traffic band, her rotation finally damped to something that resembled flight. Every system readout carried some shade of caution—nothing red, nothing settled. Mosby flexed his fingers over the controls as if reminding himself they still belonged to him.</w:t>
      </w:r>
    </w:p>
    <w:p w14:paraId="436186E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“We’re not dead,” he said. “That’s step one.”</w:t>
      </w:r>
    </w:p>
    <w:p w14:paraId="0F81987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did not answer. She had the long-range view expanded again—farther than it needed to be—because looking away felt like letting it happen twice. The debris field no longer looked chaotic. It was beginning to organize under shared momentum: clusters drifting into loose families, fragments tracing arcs that would take years to disperse. She tracked one large piece as it moved against the stars. It would clear the primary lanes in weeks. Smaller fragments would not. The wreckage continued to spread, not violently now but steadily, with the patient confidence of physics.</w:t>
      </w:r>
    </w:p>
    <w:p w14:paraId="79C32F26"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would not fix itself.</w:t>
      </w:r>
    </w:p>
    <w:p w14:paraId="4FF4B2CC"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“Where are the rescue lanes forming?” Mosby asked.</w:t>
      </w:r>
    </w:p>
    <w:p w14:paraId="797C2ED2" w14:textId="48F1776F"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widened the overlay. Emergency vectors converged with grim efficiency. Military transponders multiplied by the minute, threading into the traffic like stitching closing a wound.</w:t>
      </w:r>
      <w:r w:rsidR="002B34C2" w:rsidRPr="00303D85">
        <w:rPr>
          <w:rFonts w:eastAsia="Times New Roman" w:cstheme="minorHAnsi"/>
          <w:kern w:val="0"/>
          <w:sz w:val="24"/>
          <w:szCs w:val="24"/>
          <w14:ligatures w14:val="none"/>
        </w:rPr>
        <w:t xml:space="preserve"> There were not enough of them to stitch it closed.</w:t>
      </w:r>
    </w:p>
    <w:p w14:paraId="2C1D3204"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“They’re locking down the core corridors,” she said. “Any vessel without clearance is being told to power down and wait.”</w:t>
      </w:r>
    </w:p>
    <w:p w14:paraId="77148384"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“Inspection leads to questions,” Mosby said.</w:t>
      </w:r>
    </w:p>
    <w:p w14:paraId="69064467"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“Questions lead to us sitting still,” Ted replied faintly from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his voice thinner but still sharp at the edges.</w:t>
      </w:r>
    </w:p>
    <w:p w14:paraId="307B2186"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muted the external comms. The cockpit fell quieter at once, not calmer—just more private. “Alright,” he said. “Hit me.”</w:t>
      </w:r>
    </w:p>
    <w:p w14:paraId="7EC1E00D"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Ted’s image flickered onto the display. The </w:t>
      </w:r>
      <w:proofErr w:type="spellStart"/>
      <w:r w:rsidRPr="00303D85">
        <w:rPr>
          <w:rFonts w:eastAsia="Times New Roman" w:cstheme="minorHAnsi"/>
          <w:kern w:val="0"/>
          <w:sz w:val="24"/>
          <w:szCs w:val="24"/>
          <w14:ligatures w14:val="none"/>
        </w:rPr>
        <w:t>autodoc’s</w:t>
      </w:r>
      <w:proofErr w:type="spellEnd"/>
      <w:r w:rsidRPr="00303D85">
        <w:rPr>
          <w:rFonts w:eastAsia="Times New Roman" w:cstheme="minorHAnsi"/>
          <w:kern w:val="0"/>
          <w:sz w:val="24"/>
          <w:szCs w:val="24"/>
          <w14:ligatures w14:val="none"/>
        </w:rPr>
        <w:t xml:space="preserve"> light made his features look even more carved than usual, as if the machine was turning him into a diagram.</w:t>
      </w:r>
    </w:p>
    <w:p w14:paraId="6EBD52C6"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“There is a facility,” he said carefully. “It does not officially exist. It will not ask questions it cannot afford to hear.”</w:t>
      </w:r>
    </w:p>
    <w:p w14:paraId="701D601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station?” Mosby asked.</w:t>
      </w:r>
    </w:p>
    <w:p w14:paraId="31FCAE1F"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“A structure. Former logistics node. It is reachable.”</w:t>
      </w:r>
    </w:p>
    <w:p w14:paraId="45B0ABA9"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“Distance?”</w:t>
      </w:r>
    </w:p>
    <w:p w14:paraId="25B6486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“Under standard conditions, several hours.” Ted paused. “Under our current condition… one to two days.”</w:t>
      </w:r>
    </w:p>
    <w:p w14:paraId="5D04D210"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“Two days in a damaged ship, in a system full of patrols.”</w:t>
      </w:r>
    </w:p>
    <w:p w14:paraId="5A2E9CDD" w14:textId="77777777" w:rsidR="00525DB0" w:rsidRPr="00303D85" w:rsidRDefault="00525DB0" w:rsidP="00525DB0">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“Patrol density is concentrated within eight thousand kilometers of the debris field,” Ted said. “Peripheral traffic control is minimal. For now.”</w:t>
      </w:r>
    </w:p>
    <w:p w14:paraId="0CDF7736" w14:textId="22CE2A04" w:rsidR="00525DB0" w:rsidRPr="00303D85" w:rsidRDefault="00525DB0" w:rsidP="00525DB0">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studied the traffic map in silence, letting the answer finish itself. Every active transponder clustered near the wreckage. Military assets were stacking into rescue corridors, carving lanes for medevac and debris sweep. No one was pushing outward. No one was patrolling the margins.</w:t>
      </w:r>
    </w:p>
    <w:p w14:paraId="73ED020B" w14:textId="77777777" w:rsidR="00525DB0" w:rsidRPr="00303D85" w:rsidRDefault="00525DB0" w:rsidP="00525DB0">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Rescue was the only thing anyone could agree on. Everything else would come later.</w:t>
      </w:r>
    </w:p>
    <w:p w14:paraId="66745F5F" w14:textId="77777777" w:rsidR="00525DB0" w:rsidRPr="00303D85" w:rsidRDefault="00525DB0" w:rsidP="00525DB0">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If they stayed where the authorities wanted them, they would be found quickly. If they moved now—quietly—they might simply fall below priority.</w:t>
      </w:r>
    </w:p>
    <w:p w14:paraId="3649C7DD" w14:textId="06990218"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the alternative?” he asked anyway.</w:t>
      </w:r>
      <w:r w:rsidR="00525DB0" w:rsidRPr="00303D85">
        <w:rPr>
          <w:rFonts w:eastAsia="Times New Roman" w:cstheme="minorHAnsi"/>
          <w:kern w:val="0"/>
          <w:sz w:val="24"/>
          <w:szCs w:val="24"/>
          <w14:ligatures w14:val="none"/>
        </w:rPr>
        <w:t xml:space="preserve"> “We power down and wait to be sorted.”</w:t>
      </w:r>
    </w:p>
    <w:p w14:paraId="47854453"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one answered.</w:t>
      </w:r>
    </w:p>
    <w:p w14:paraId="5E9AF23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“Alright,” Mosby said at last. “We go where we’re not supposed to exist.”</w:t>
      </w:r>
    </w:p>
    <w:p w14:paraId="794B7F3F"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nudged the Star off the main emergency flow into a slower orbital plane, shaving their profile down to something boring. Their transponder shifted to low-priority maintenance status. On the external cameras, hull lights reflected faintly off scarred plating, insignia burned into ghosts. Manny’s paintwork had suffered for it: one of the stylized eyes was gone entirely, and the other had warped into something that looked less like protection and more like warning.</w:t>
      </w:r>
    </w:p>
    <w:p w14:paraId="605D8E78"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“Plot me a path that looks tired,” Mosby said. “Slow. Broken.”</w:t>
      </w:r>
    </w:p>
    <w:p w14:paraId="002F71BB"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will guide you,” Ted said. “When I lose coherence, follow the highlighted route.”</w:t>
      </w:r>
    </w:p>
    <w:p w14:paraId="372AC822"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“Comforting.”</w:t>
      </w:r>
    </w:p>
    <w:p w14:paraId="7F4C98D7"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Farther Star eased into a long, shallow burn. Every vibration traveled through the deck now, and every adjustment carried the subtle protest of stressed metal. Behind them, </w:t>
      </w:r>
      <w:proofErr w:type="spellStart"/>
      <w:r w:rsidRPr="00303D85">
        <w:rPr>
          <w:rFonts w:eastAsia="Times New Roman" w:cstheme="minorHAnsi"/>
          <w:kern w:val="0"/>
          <w:sz w:val="24"/>
          <w:szCs w:val="24"/>
          <w14:ligatures w14:val="none"/>
        </w:rPr>
        <w:lastRenderedPageBreak/>
        <w:t>Dawnreach</w:t>
      </w:r>
      <w:proofErr w:type="spellEnd"/>
      <w:r w:rsidRPr="00303D85">
        <w:rPr>
          <w:rFonts w:eastAsia="Times New Roman" w:cstheme="minorHAnsi"/>
          <w:kern w:val="0"/>
          <w:sz w:val="24"/>
          <w:szCs w:val="24"/>
          <w14:ligatures w14:val="none"/>
        </w:rPr>
        <w:t xml:space="preserve"> flickered like a failing star. Ahead, empty space waited—never safe, merely unclaimed.</w:t>
      </w:r>
    </w:p>
    <w:p w14:paraId="38906C30"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watched the rescue lanes shrink behind them until they were only lines and cones on an overlay, too clean to match what she’d seen through the glass.</w:t>
      </w:r>
    </w:p>
    <w:p w14:paraId="17933F7D"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“When we get there,” she said quietly, “what do we tell them?”</w:t>
      </w:r>
    </w:p>
    <w:p w14:paraId="06F74DEB"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look at her. “Nothing they didn’t already know.”</w:t>
      </w:r>
    </w:p>
    <w:p w14:paraId="5874E9FD"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if the Ascendants are looking for the same place?”</w:t>
      </w:r>
    </w:p>
    <w:p w14:paraId="184182E7"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we get there first.”</w:t>
      </w:r>
    </w:p>
    <w:p w14:paraId="2447924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Star crawled onward, paint burned, systems strained, three lives and a thousand unanswered questions riding inside her hull.</w:t>
      </w:r>
    </w:p>
    <w:p w14:paraId="68C3E777"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cockpit was quieter now, but it wasn’t calm. Mosby trimmed their drift rate a fraction at a time, making them look less like a ship with somewhere to be and more like one trying not to be in anyone’s way. Ted’s guidance returned over the internal channel at intervals—faint but focused, the mind still working even while the body lay strapped under the </w:t>
      </w:r>
      <w:proofErr w:type="spellStart"/>
      <w:r w:rsidRPr="00303D85">
        <w:rPr>
          <w:rFonts w:eastAsia="Times New Roman" w:cstheme="minorHAnsi"/>
          <w:kern w:val="0"/>
          <w:sz w:val="24"/>
          <w:szCs w:val="24"/>
          <w14:ligatures w14:val="none"/>
        </w:rPr>
        <w:t>autodoc’s</w:t>
      </w:r>
      <w:proofErr w:type="spellEnd"/>
      <w:r w:rsidRPr="00303D85">
        <w:rPr>
          <w:rFonts w:eastAsia="Times New Roman" w:cstheme="minorHAnsi"/>
          <w:kern w:val="0"/>
          <w:sz w:val="24"/>
          <w:szCs w:val="24"/>
          <w14:ligatures w14:val="none"/>
        </w:rPr>
        <w:t xml:space="preserve"> light.</w:t>
      </w:r>
    </w:p>
    <w:p w14:paraId="3E939E1E"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“Adjust starboard vector point-two degrees. There is a patrol corridor forming along your current projection.”</w:t>
      </w:r>
    </w:p>
    <w:p w14:paraId="4025AF3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nudged the controls. “Got it.”</w:t>
      </w:r>
    </w:p>
    <w:p w14:paraId="00C0251B"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On the edge of the scope, a new string of military transponders blinked into being, sliding into organized positions around the wreckage zone. Rescue had become security.</w:t>
      </w:r>
    </w:p>
    <w:p w14:paraId="665C38E6"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saw it too. “They’re locking it down.”</w:t>
      </w:r>
    </w:p>
    <w:p w14:paraId="7AFFC351"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“Yeah,” Mosby said. “And we don’t want to be inside the lock.”</w:t>
      </w:r>
    </w:p>
    <w:p w14:paraId="40F4F815"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Star rolled gently, altering course by a margin small enough that no automated traffic system would flag it as evasive. Just another tired freighter correcting drift. Inside, the ship felt smaller as Mosby powered down noncritical sections at Ted’s prompting. Lights faded aft. The Farther Star shrank into herself to conserve strength.</w:t>
      </w:r>
    </w:p>
    <w:p w14:paraId="10DE08A3"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“We should rest in shifts,” Sael said.</w:t>
      </w:r>
    </w:p>
    <w:p w14:paraId="30FE01E0"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“Soon,” Mosby replied. “Let’s get clear of the main sensor cones first.”</w:t>
      </w:r>
    </w:p>
    <w:p w14:paraId="1B9AABBE"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Minutes stretched into an hour. The system’s inner glow dimmed behind them as they climbed into a higher orbital band, traffic thinning to scattered long-haul freighters and automated tankers running deep loops. Ted’s voice came less frequently now, but it came.</w:t>
      </w:r>
    </w:p>
    <w:p w14:paraId="17BB68CD"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“Vector correction in six minutes.”</w:t>
      </w:r>
    </w:p>
    <w:p w14:paraId="0BB02C9C"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“Reduce thrust for thermal balance.”</w:t>
      </w:r>
    </w:p>
    <w:p w14:paraId="00AC0FA1"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“Maintain attitude. Do not yaw further.”</w:t>
      </w:r>
    </w:p>
    <w:p w14:paraId="63E03461"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studied the starfield ahead, the emptier dark that always looked honest until you learned what lived in it. “How do you know this place still exists?” she asked.</w:t>
      </w:r>
    </w:p>
    <w:p w14:paraId="2B46637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pause, long enough to feel like pain.</w:t>
      </w:r>
    </w:p>
    <w:p w14:paraId="46631663"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“Because things like it rarely die,” Ted said. “They become… unofficial.”</w:t>
      </w:r>
    </w:p>
    <w:p w14:paraId="625EB05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snorted. “That’s one word for it.”</w:t>
      </w:r>
    </w:p>
    <w:p w14:paraId="65A0451C"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Another quiet stretch passed—quiet the way a room is quiet when everyone is listening to the same distant noise and pretending they aren’t. Sael’s hands rested on the console exactly where they always did—neat, controlled, professional—but they weren’t doing anything. Not even hovering.</w:t>
      </w:r>
    </w:p>
    <w:p w14:paraId="508829E6"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“When I saw the liner,” she said suddenly.</w:t>
      </w:r>
    </w:p>
    <w:p w14:paraId="12BC3785"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Both of them turned.</w:t>
      </w:r>
    </w:p>
    <w:p w14:paraId="59AAB06C"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recognized it,” she went on, and her voice stayed level in a way that didn’t quite hold. “The configuration. The window bands. I’ve been on ships like that. Families take those routes. Children.”</w:t>
      </w:r>
    </w:p>
    <w:p w14:paraId="043F078A"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swallowed once, a small, tight motion.</w:t>
      </w:r>
    </w:p>
    <w:p w14:paraId="0110E69E"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keep thinking… if we’d been ten seconds slower. If Mosby hadn’t pushed the Star the way he did. If Ted hadn’t felt the pattern before the instruments did—” Her voice faltered. Not broke. Faltered. “And I keep seeing the windows,” she finished. “Not when it broke. Before. When it was still a ship.”</w:t>
      </w:r>
    </w:p>
    <w:p w14:paraId="006BF8B2"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she stopped talking. Not as a choice. As if the sentence had simply run out of strength.</w:t>
      </w:r>
    </w:p>
    <w:p w14:paraId="4930681B"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a long moment no one filled the space. The Farther Star drifted on, systems whispering, hull still radiating residual heat. Outside, the broken geometry of the gate had faded into distance, but not into irrelevance.</w:t>
      </w:r>
    </w:p>
    <w:p w14:paraId="6116B5EC"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Mosby didn’t rush her. He rested one hand on the console edge, grounding himself before he spoke.</w:t>
      </w:r>
    </w:p>
    <w:p w14:paraId="3F4E15B9"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didn’t cause that,” he said—not gentle, not harsh. Certain.</w:t>
      </w:r>
    </w:p>
    <w:p w14:paraId="31A41EC5"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shook her head once. “I was part of what brought us there.”</w:t>
      </w:r>
    </w:p>
    <w:p w14:paraId="003D26C4"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“So was I,” Mosby said. “So was Ted. So were a thousand captains who trusted that gate.”</w:t>
      </w:r>
    </w:p>
    <w:p w14:paraId="4504CD59"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intercom clicked softly before Ted spoke. “Responsibility is not the same as causation,” he said. “They diverge more often than most people are comfortable admitting.”</w:t>
      </w:r>
    </w:p>
    <w:p w14:paraId="6446A640" w14:textId="77777777"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let out a breath she’d been holding since the corridor came apart. It wasn’t a sob. It wasn’t even loud.</w:t>
      </w:r>
    </w:p>
    <w:p w14:paraId="6C1A251E" w14:textId="77777777" w:rsidR="00006BAE" w:rsidRPr="00303D85" w:rsidRDefault="00097BC8" w:rsidP="00006BAE">
      <w:pPr>
        <w:rPr>
          <w:rFonts w:cstheme="minorHAnsi"/>
          <w:sz w:val="24"/>
          <w:szCs w:val="24"/>
          <w14:ligatures w14:val="none"/>
        </w:rPr>
      </w:pPr>
      <w:r w:rsidRPr="00303D85">
        <w:rPr>
          <w:rFonts w:eastAsia="Times New Roman" w:cstheme="minorHAnsi"/>
          <w:kern w:val="0"/>
          <w:sz w:val="24"/>
          <w:szCs w:val="24"/>
          <w14:ligatures w14:val="none"/>
        </w:rPr>
        <w:t>It was just… tired.</w:t>
      </w:r>
      <w:r w:rsidR="00006BAE" w:rsidRPr="00303D85">
        <w:rPr>
          <w:rFonts w:eastAsia="Times New Roman" w:cstheme="minorHAnsi"/>
          <w:kern w:val="0"/>
          <w:sz w:val="24"/>
          <w:szCs w:val="24"/>
          <w14:ligatures w14:val="none"/>
        </w:rPr>
        <w:br/>
      </w:r>
      <w:r w:rsidR="00006BAE" w:rsidRPr="00303D85">
        <w:rPr>
          <w:rFonts w:eastAsia="Times New Roman" w:cstheme="minorHAnsi"/>
          <w:kern w:val="0"/>
          <w:sz w:val="24"/>
          <w:szCs w:val="24"/>
          <w14:ligatures w14:val="none"/>
        </w:rPr>
        <w:br/>
      </w:r>
      <w:r w:rsidR="00006BAE" w:rsidRPr="00303D85">
        <w:rPr>
          <w:rFonts w:cstheme="minorHAnsi"/>
          <w:sz w:val="24"/>
          <w:szCs w:val="24"/>
          <w14:ligatures w14:val="none"/>
        </w:rPr>
        <w:t>For a while after that, no one spoke.</w:t>
      </w:r>
    </w:p>
    <w:p w14:paraId="420EF2CC" w14:textId="70B5AB25" w:rsidR="00006BAE" w:rsidRPr="00303D85" w:rsidRDefault="00006BAE" w:rsidP="00006BAE">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Farther Star held her shallow burn, limping outward in a profile so unremarkable it bordered on invisible. Behind them, </w:t>
      </w:r>
      <w:proofErr w:type="spellStart"/>
      <w:r w:rsidRPr="00303D85">
        <w:rPr>
          <w:rFonts w:eastAsia="Times New Roman" w:cstheme="minorHAnsi"/>
          <w:kern w:val="0"/>
          <w:sz w:val="24"/>
          <w:szCs w:val="24"/>
          <w14:ligatures w14:val="none"/>
        </w:rPr>
        <w:t>Dawnreach</w:t>
      </w:r>
      <w:proofErr w:type="spellEnd"/>
      <w:r w:rsidRPr="00303D85">
        <w:rPr>
          <w:rFonts w:eastAsia="Times New Roman" w:cstheme="minorHAnsi"/>
          <w:kern w:val="0"/>
          <w:sz w:val="24"/>
          <w:szCs w:val="24"/>
          <w14:ligatures w14:val="none"/>
        </w:rPr>
        <w:t xml:space="preserve"> continued to flicker against the inner system like a wound that refused to close. Patrol geometries tightened. Rescue lanes hardened into cordons. The official story would already be forming.</w:t>
      </w:r>
      <w:r w:rsidR="00525DB0" w:rsidRPr="00303D85">
        <w:rPr>
          <w:rFonts w:eastAsia="Times New Roman" w:cstheme="minorHAnsi"/>
          <w:kern w:val="0"/>
          <w:sz w:val="24"/>
          <w:szCs w:val="24"/>
          <w14:ligatures w14:val="none"/>
        </w:rPr>
        <w:t xml:space="preserve">  Most of the patrol craft remained close to the wreckage, clustering around medevac corridors and debris sweep vectors. No one was pushing outward into the margins yet. There were not enough ships for that.</w:t>
      </w:r>
    </w:p>
    <w:p w14:paraId="034B636A" w14:textId="0159F1FA" w:rsidR="00006BAE" w:rsidRPr="00303D85" w:rsidRDefault="00173F90" w:rsidP="00006BAE">
      <w:pPr>
        <w:spacing w:before="100" w:beforeAutospacing="1" w:after="100" w:afterAutospacing="1" w:line="240" w:lineRule="auto"/>
        <w:rPr>
          <w:rFonts w:eastAsia="Times New Roman" w:cstheme="minorHAnsi"/>
          <w:kern w:val="0"/>
          <w:sz w:val="24"/>
          <w:szCs w:val="24"/>
          <w14:ligatures w14:val="none"/>
        </w:rPr>
      </w:pPr>
      <w:r w:rsidRPr="00303D85">
        <w:rPr>
          <w:rFonts w:cstheme="minorHAnsi"/>
          <w:sz w:val="24"/>
          <w:szCs w:val="24"/>
        </w:rPr>
        <w:t>Ahead, the stars thinned.</w:t>
      </w:r>
      <w:r w:rsidRPr="00303D85">
        <w:rPr>
          <w:rFonts w:cstheme="minorHAnsi"/>
          <w:sz w:val="24"/>
          <w:szCs w:val="24"/>
        </w:rPr>
        <w:br/>
        <w:t>Somewhere in that dark lay a structure that did not officially exist—an old logistics node turned unofficial harbor, if Ted’s memory and hope were still aligned. If central command remembered it at all, it would be as a decommissioned entry buried in procurement archives, flagged inactive and low priority. Today, every active asset was pointed inward. No one was scanning the margins for relics. It would not appear on public traffic maps. It would not advertise docking clearance. It would not welcome trouble.</w:t>
      </w:r>
      <w:r w:rsidRPr="00303D85">
        <w:rPr>
          <w:rFonts w:cstheme="minorHAnsi"/>
          <w:sz w:val="24"/>
          <w:szCs w:val="24"/>
        </w:rPr>
        <w:br/>
        <w:t xml:space="preserve">And they were bringing trouble with them.  </w:t>
      </w:r>
      <w:r w:rsidR="00006BAE" w:rsidRPr="00303D85">
        <w:rPr>
          <w:rFonts w:eastAsia="Times New Roman" w:cstheme="minorHAnsi"/>
          <w:kern w:val="0"/>
          <w:sz w:val="24"/>
          <w:szCs w:val="24"/>
          <w14:ligatures w14:val="none"/>
        </w:rPr>
        <w:t>Mosby kept his eyes on the forward display, hands steady on the controls as the Star crept deeper into unclaimed space. Whatever waited at the end of that slow burn—repair, refuge, or another trap—they would meet it without a beacon and without permission.</w:t>
      </w:r>
    </w:p>
    <w:p w14:paraId="7E319513" w14:textId="77777777" w:rsidR="00006BAE" w:rsidRPr="00303D85" w:rsidRDefault="00006BAE" w:rsidP="00006BAE">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slipped farther from the light.</w:t>
      </w:r>
    </w:p>
    <w:p w14:paraId="0564C217" w14:textId="4F30E341" w:rsidR="00097BC8" w:rsidRPr="00303D85" w:rsidRDefault="00097BC8" w:rsidP="00097BC8">
      <w:pPr>
        <w:spacing w:before="100" w:beforeAutospacing="1" w:after="100" w:afterAutospacing="1" w:line="240" w:lineRule="auto"/>
        <w:rPr>
          <w:rFonts w:eastAsia="Times New Roman" w:cstheme="minorHAnsi"/>
          <w:kern w:val="0"/>
          <w:sz w:val="24"/>
          <w:szCs w:val="24"/>
          <w14:ligatures w14:val="none"/>
        </w:rPr>
      </w:pPr>
    </w:p>
    <w:p w14:paraId="62863F47" w14:textId="697C471C" w:rsidR="001147C4" w:rsidRPr="00303D85" w:rsidRDefault="001147C4" w:rsidP="001147C4">
      <w:pPr>
        <w:spacing w:before="100" w:beforeAutospacing="1" w:after="100" w:afterAutospacing="1" w:line="240" w:lineRule="auto"/>
        <w:outlineLvl w:val="1"/>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Chapter </w:t>
      </w:r>
    </w:p>
    <w:p w14:paraId="533660A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Ahead, a faint blip appeared on the long-range scope — too small for a station, too stationary for debris.</w:t>
      </w:r>
    </w:p>
    <w:p w14:paraId="6825F88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leaned forward. “That it?”</w:t>
      </w:r>
    </w:p>
    <w:p w14:paraId="13BC061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took a moment to answer. “Yes,” he said. “That is it.”</w:t>
      </w:r>
    </w:p>
    <w:p w14:paraId="2F41AEC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facility resolved slowly as they closed distance — not a gleaming port, not a beacon of traffic, but a dark lattice of old trusses and mismatched modules tucked into the shadow of a dead comm buoy. No running lights. No broadcast.</w:t>
      </w:r>
    </w:p>
    <w:p w14:paraId="05DA60F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Just presence.</w:t>
      </w:r>
    </w:p>
    <w:p w14:paraId="25C662F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watched it grow on the display, shoulders drawn slightly inward now, as if bracing against something she could finally feel. “This is where we’re going to hide?” she asked.</w:t>
      </w:r>
    </w:p>
    <w:p w14:paraId="46D0181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a little while,” Mosby said.</w:t>
      </w:r>
    </w:p>
    <w:p w14:paraId="383818B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Farther Star crawled toward the forgotten structure on thrusters alone, her scarred hull reflecting faint starlight while her systems whispered their strain and bled fuel into the void. The station didn’t look abandoned. It looked tired. Long docking arms jutted from a central spindle like broken fingers. Sections of the outer ring were dark, hull plating patched in mismatched panels that didn’t quite line up. Old company markings — gas mining consortium logos, Kestrel-Morrow among them, half-burned away — ghosted the metal in pale scars. A few lights burned. Not many. Even those looked like they were lit out of habit, not confidence.</w:t>
      </w:r>
    </w:p>
    <w:p w14:paraId="5B183A4E" w14:textId="74F8EDB8"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“Getting transponder pings,” Sael said, leaning over her display. Her voice was steadier now. Not because the weight was gone — but because she had accepted it. “Short range. Low power. Civilian.</w:t>
      </w:r>
      <w:r w:rsidR="00173F90" w:rsidRPr="00303D85">
        <w:rPr>
          <w:rFonts w:eastAsia="Times New Roman" w:cstheme="minorHAnsi"/>
          <w:kern w:val="0"/>
          <w:sz w:val="24"/>
          <w:szCs w:val="24"/>
          <w14:ligatures w14:val="none"/>
        </w:rPr>
        <w:t xml:space="preserve"> Two outbound contacts,” she added. “Small mass. Industrial drives. They’re accelerating toward the inner lanes.”</w:t>
      </w:r>
      <w:r w:rsidR="00173F90" w:rsidRPr="00303D85">
        <w:rPr>
          <w:rFonts w:eastAsia="Times New Roman" w:cstheme="minorHAnsi"/>
          <w:kern w:val="0"/>
          <w:sz w:val="24"/>
          <w:szCs w:val="24"/>
          <w14:ligatures w14:val="none"/>
        </w:rPr>
        <w:br/>
        <w:t>Mosby watched the vectors update. The signatures were old and overworked — salvage tugs, not patrol craft.</w:t>
      </w:r>
      <w:r w:rsidR="00173F90" w:rsidRPr="00303D85">
        <w:rPr>
          <w:rFonts w:eastAsia="Times New Roman" w:cstheme="minorHAnsi"/>
          <w:kern w:val="0"/>
          <w:sz w:val="24"/>
          <w:szCs w:val="24"/>
          <w14:ligatures w14:val="none"/>
        </w:rPr>
        <w:br/>
        <w:t>“</w:t>
      </w:r>
      <w:proofErr w:type="spellStart"/>
      <w:r w:rsidR="00173F90" w:rsidRPr="00303D85">
        <w:rPr>
          <w:rFonts w:eastAsia="Times New Roman" w:cstheme="minorHAnsi"/>
          <w:kern w:val="0"/>
          <w:sz w:val="24"/>
          <w:szCs w:val="24"/>
          <w14:ligatures w14:val="none"/>
        </w:rPr>
        <w:t>Kelpoint’s</w:t>
      </w:r>
      <w:proofErr w:type="spellEnd"/>
      <w:r w:rsidR="00173F90" w:rsidRPr="00303D85">
        <w:rPr>
          <w:rFonts w:eastAsia="Times New Roman" w:cstheme="minorHAnsi"/>
          <w:kern w:val="0"/>
          <w:sz w:val="24"/>
          <w:szCs w:val="24"/>
          <w14:ligatures w14:val="none"/>
        </w:rPr>
        <w:t xml:space="preserve"> sending help,” he said.</w:t>
      </w:r>
      <w:r w:rsidR="00173F90" w:rsidRPr="00303D85">
        <w:rPr>
          <w:rFonts w:eastAsia="Times New Roman" w:cstheme="minorHAnsi"/>
          <w:kern w:val="0"/>
          <w:sz w:val="24"/>
          <w:szCs w:val="24"/>
          <w14:ligatures w14:val="none"/>
        </w:rPr>
        <w:br/>
        <w:t>“Yes,” Ted replied. “Which means they have fewer hands to question us.”</w:t>
      </w:r>
    </w:p>
    <w:p w14:paraId="4B81B3C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“Good.”</w:t>
      </w:r>
    </w:p>
    <w:p w14:paraId="49DAB34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voice came again, not through the intercom this time but from behind them in the cockpit, quieter now. “Tired places often understand tired ships.”</w:t>
      </w:r>
    </w:p>
    <w:p w14:paraId="661CB0C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didn’t reply. But for the first time since the gate, her hands moved again — purposeful, precise — and that mattered more than anything she could have said.</w:t>
      </w:r>
    </w:p>
    <w:p w14:paraId="75B6205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muttered, more to himself than either of them, “Good. Means someone’s home.”</w:t>
      </w:r>
    </w:p>
    <w:p w14:paraId="6703EBA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Ted leaned forward, eyes narrowed at the passive returns. “They are observing us. No weapons lock. No organized traffic control.”</w:t>
      </w:r>
    </w:p>
    <w:p w14:paraId="1C74EA5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“Translation?” Mosby asked.</w:t>
      </w:r>
    </w:p>
    <w:p w14:paraId="4C4F090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are deciding whether we are trouble.”</w:t>
      </w:r>
    </w:p>
    <w:p w14:paraId="0F1A7AA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huffed softly. “Fair.”</w:t>
      </w:r>
    </w:p>
    <w:p w14:paraId="05E0577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eased the Star closer, fighting the slow tumble still lurking in her mass distribution. The ship answered sluggishly, attitude jets firing in uneven pulses; every correction cost fuel they didn’t really have. He flew like a man balancing a cup he couldn’t afford to spill.</w:t>
      </w:r>
    </w:p>
    <w:p w14:paraId="0A87972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“Open channel,” he said.</w:t>
      </w:r>
    </w:p>
    <w:p w14:paraId="0EBE1B0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keyed the transmitter. “Station traffic, this is independent trader Farther Star. We’re in need of temporary berth and minor assistance. No hazardous cargo. No passengers. We can compensate with supplies or services.”</w:t>
      </w:r>
    </w:p>
    <w:p w14:paraId="2E203C1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Static filled the cockpit for a long breath.</w:t>
      </w:r>
    </w:p>
    <w:p w14:paraId="25AE99B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a voice came through, older, roughened by recycled air and long years. “Trader, you look like you got into a fight with a gate and lost.”</w:t>
      </w:r>
    </w:p>
    <w:p w14:paraId="364D083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allowed himself the faintest smile. “Feels about right.”</w:t>
      </w:r>
    </w:p>
    <w:p w14:paraId="4441A31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pause. Quiet voices in the background.</w:t>
      </w:r>
    </w:p>
    <w:p w14:paraId="251A732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armed?” the voice asked.</w:t>
      </w:r>
    </w:p>
    <w:p w14:paraId="02C0C28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“Sidearms,” Mosby said. “Standard. Nothing heavy.”</w:t>
      </w:r>
    </w:p>
    <w:p w14:paraId="37F2F48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Another pause. Longer this time.</w:t>
      </w:r>
    </w:p>
    <w:p w14:paraId="7E9BD02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leak anything that’ll poison us?”</w:t>
      </w:r>
    </w:p>
    <w:p w14:paraId="3A8E968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if I can help it,” Mosby said. “We’re nursing a bad fuel tank. That’s about it.”</w:t>
      </w:r>
    </w:p>
    <w:p w14:paraId="0B32AC9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More muffled discussion.</w:t>
      </w:r>
    </w:p>
    <w:p w14:paraId="3214D38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Finally: “Docking arm six. Slow. Real slow. We don’t have the parts to fix what you break.”</w:t>
      </w:r>
    </w:p>
    <w:p w14:paraId="6402FF3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let out a breath he hadn’t realized he’d been holding. “Appreciate it.”</w:t>
      </w:r>
    </w:p>
    <w:p w14:paraId="6205A46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“Don’t,” the voice said. “We’re not doing this for you.”</w:t>
      </w:r>
    </w:p>
    <w:p w14:paraId="0D8162A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 channel cut.</w:t>
      </w:r>
    </w:p>
    <w:p w14:paraId="37B1987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glanced sideways at Mosby. “Encouraging.”</w:t>
      </w:r>
    </w:p>
    <w:p w14:paraId="3332451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“Means they’re honest,” he said. “I’ll take that.”</w:t>
      </w:r>
    </w:p>
    <w:p w14:paraId="2A90C6D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Docking arm six extended in fits and starts, guidance lights flickering uncertainly. It took two attempts to get the alignment right. On the third, the docking collar met the Star’s scarred flank with a dull, hollow clunk that traveled through the hull like a tired concession.</w:t>
      </w:r>
    </w:p>
    <w:p w14:paraId="0F27FC6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Seals took longer than they should have. When the pressure light finally shifted from amber to green, the cockpit felt quieter than it had since the disaster.</w:t>
      </w:r>
    </w:p>
    <w:p w14:paraId="0C0A789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“Atmosphere on the other side,” Sael said.</w:t>
      </w:r>
    </w:p>
    <w:p w14:paraId="08C056A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 lowered himself carefully into the copilot’s seat, movements stiff. “I would prefer not to return to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immediately,” he said.</w:t>
      </w:r>
    </w:p>
    <w:p w14:paraId="55C80CF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shot him a look. “You just got stitched back together.”</w:t>
      </w:r>
    </w:p>
    <w:p w14:paraId="76A56B1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“Yes,” Ted said. “Which is why I would like to remain that way.”</w:t>
      </w:r>
    </w:p>
    <w:p w14:paraId="43094C2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almost smiled despite everything. “You’re not walking alone.”</w:t>
      </w:r>
    </w:p>
    <w:p w14:paraId="56BA8FF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am not,” Ted agreed.</w:t>
      </w:r>
    </w:p>
    <w:p w14:paraId="4E32BC5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powered down non-essentials, leaving the Star on a low, watchful hum. For a moment he just sat there, hands resting on the controls, as if the stillness itself were something he did not entirely trust. Then he stood.</w:t>
      </w:r>
    </w:p>
    <w:p w14:paraId="0B714BB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“Alright,” he said quietly. “Let’s go meet the neighbors.”</w:t>
      </w:r>
    </w:p>
    <w:p w14:paraId="1472CF6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cargo ramp lowered with a tired whine. Cold station air spilled into the bay — dry, metallic, carrying the faint smell of old machinery and recycled life support. Not unpleasant. Just… worn. It smelled like something that had been repaired too many times and still hadn’t been forgiven.</w:t>
      </w:r>
    </w:p>
    <w:p w14:paraId="138C4C9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stepped down together.</w:t>
      </w:r>
    </w:p>
    <w:p w14:paraId="0861DA2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weren’t met by guards.</w:t>
      </w:r>
    </w:p>
    <w:p w14:paraId="2CF9BEB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were met by people.</w:t>
      </w:r>
    </w:p>
    <w:p w14:paraId="04172C9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A loose semicircle had formed beyond the docking collar — two dozen figures in patched suits and work clothes, some with tools still in their hands, others leaning on crates or railings. Thin faces. Weathered expressions. Eyes that had learned to measure strangers fast.</w:t>
      </w:r>
    </w:p>
    <w:p w14:paraId="0816146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one spoke at first.</w:t>
      </w:r>
    </w:p>
    <w:p w14:paraId="5219060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took in the Star’s scorched hull, the missing paint, the scar along her flank where metal had been replaced with something that only vaguely resembled original plating. Then they looked at Mosby, Sael, and Ted, and Sael felt the assessment settle on her skin like grit.</w:t>
      </w:r>
    </w:p>
    <w:p w14:paraId="2508781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saw the children first — only three of them — standing close behind an older woman with a respirator hanging loose around her neck. One of the kids stared openly at the Star like it was a myth come to life.</w:t>
      </w:r>
    </w:p>
    <w:p w14:paraId="50F3930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raised one empty hand, slow and visible. “Afternoon,” he said. “Didn’t mean to drop in uninvited. We’re running on fumes and bad luck. Figured we’d try knocking instead of drifting.”</w:t>
      </w:r>
    </w:p>
    <w:p w14:paraId="2B5D0FE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murmur passed through the group — not unfriendly, not welcoming. Just… measuring.</w:t>
      </w:r>
    </w:p>
    <w:p w14:paraId="2C37AA8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someone stepped forward.</w:t>
      </w:r>
    </w:p>
    <w:p w14:paraId="6E9674F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was broad-shouldered once, though time had taken some of that. Gray threaded through his beard, and the patch on his sleeve still bore the faded insignia of a gas extraction company long gone. His left leg moved stiffly, old injury or bad surgery. Authority without a uniform.</w:t>
      </w:r>
    </w:p>
    <w:p w14:paraId="1D129CE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stopped ten meters from them and planted his boots.</w:t>
      </w:r>
    </w:p>
    <w:p w14:paraId="6E19E39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“I’m Hardin,” he said. “Welcome to </w:t>
      </w:r>
      <w:proofErr w:type="spellStart"/>
      <w:r w:rsidRPr="00303D85">
        <w:rPr>
          <w:rFonts w:eastAsia="Times New Roman" w:cstheme="minorHAnsi"/>
          <w:kern w:val="0"/>
          <w:sz w:val="24"/>
          <w:szCs w:val="24"/>
          <w14:ligatures w14:val="none"/>
        </w:rPr>
        <w:t>Kelpoint</w:t>
      </w:r>
      <w:proofErr w:type="spellEnd"/>
      <w:r w:rsidRPr="00303D85">
        <w:rPr>
          <w:rFonts w:eastAsia="Times New Roman" w:cstheme="minorHAnsi"/>
          <w:kern w:val="0"/>
          <w:sz w:val="24"/>
          <w:szCs w:val="24"/>
          <w14:ligatures w14:val="none"/>
        </w:rPr>
        <w:t xml:space="preserve"> Processing Station. Or what’s left of it.”</w:t>
      </w:r>
    </w:p>
    <w:p w14:paraId="723E09D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His voice was steady, not loud — the kind of voice used to being listened to in small, serious rooms. “This station doesn’t get visitors unless something’s gone very wrong.”</w:t>
      </w:r>
    </w:p>
    <w:p w14:paraId="510CC7F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once. “Mosby. Captain of the Farther Star. And yeah… that sounds about right.”</w:t>
      </w:r>
    </w:p>
    <w:p w14:paraId="725F10A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Hardin’s eyes flicked to Ted, then Sael, then back to Mosby. “You armed?”</w:t>
      </w:r>
    </w:p>
    <w:p w14:paraId="440E1DD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“Sidearms on the ship,” Mosby said. “Didn’t seem polite to come out carrying.”</w:t>
      </w:r>
    </w:p>
    <w:p w14:paraId="6C9CDA2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earned the faintest shift in the crowd — tension easing by a hair.</w:t>
      </w:r>
    </w:p>
    <w:p w14:paraId="586960A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Hardin’s gaze lingered on the Star again. “You look like you came through the gate mess.”</w:t>
      </w:r>
    </w:p>
    <w:p w14:paraId="5DADF54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answer immediately. “We were in the neighborhood,” he said at last.</w:t>
      </w:r>
    </w:p>
    <w:p w14:paraId="75A6B1D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Hardin held his eyes, weighing the half-truth, then looked past them toward the open cargo bay. “What do you want?”</w:t>
      </w:r>
    </w:p>
    <w:p w14:paraId="1701DFF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“Time,” Mosby said. “Docking. Maybe a few parts if you’ve got scrap that still remembers what it used to be. We can trade.”</w:t>
      </w:r>
    </w:p>
    <w:p w14:paraId="3DFA1CF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Hardin’s expression didn’t change. “Trade what?”</w:t>
      </w:r>
    </w:p>
    <w:p w14:paraId="3F35EA7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“Food,” Mosby said first. “Nothing fancy. But it’s sealed, shelf-stable, and not protein paste pretending to be something else.” He jerked a thumb back toward the Star. “Medical consumables. Filters. Nutrient packs. A few crates of things that are small enough to be ignored on a manifest and valuable enough to matter when you don’t have them.”</w:t>
      </w:r>
    </w:p>
    <w:p w14:paraId="12710D6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murmur passed through the group — quieter this time, sharper. Not hope. Calculation.</w:t>
      </w:r>
    </w:p>
    <w:p w14:paraId="161B31E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“Also work,” Mosby added. “We fix things. Haul things. Lift heavy stuff that doesn’t want to move anymore. And we don’t ask why it broke in the first place.”</w:t>
      </w:r>
    </w:p>
    <w:p w14:paraId="2C55774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few heads tilted at that. Practical. Useful. Still not enough. People here already knew how to work. They’d been doing it without help for a long time, and the kinds of help that arrived from outside usually came with strings.</w:t>
      </w:r>
    </w:p>
    <w:p w14:paraId="65CEBAC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wasn’t looking at Hardin anymore.</w:t>
      </w:r>
    </w:p>
    <w:p w14:paraId="46DF92F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was looking past him.</w:t>
      </w:r>
    </w:p>
    <w:p w14:paraId="0A17176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At the woman with the loose respirator whose hands shook when she adjusted the seal. At a man with a collarbone that had healed wrong and never been corrected. At a boy trying very hard not to limp. At the gray in too many faces that should still have had color.</w:t>
      </w:r>
    </w:p>
    <w:p w14:paraId="32E9B14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Twenty-seven people, she counted without meaning to.</w:t>
      </w:r>
    </w:p>
    <w:p w14:paraId="4A43732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Maybe fewer in full health.</w:t>
      </w:r>
    </w:p>
    <w:p w14:paraId="18A537A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This wasn’t a crew.</w:t>
      </w:r>
    </w:p>
    <w:p w14:paraId="1555842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This was what was left.</w:t>
      </w:r>
    </w:p>
    <w:p w14:paraId="0CBC58C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“We have an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she said.</w:t>
      </w:r>
    </w:p>
    <w:p w14:paraId="30A6F7D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word didn’t echo.</w:t>
      </w:r>
    </w:p>
    <w:p w14:paraId="107E4D9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moved.</w:t>
      </w:r>
    </w:p>
    <w:p w14:paraId="58728D7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Like a pressure change. Like something everyone felt at once and no one wanted to believe too quickly.</w:t>
      </w:r>
    </w:p>
    <w:p w14:paraId="3DA8F2C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Hardin’s eyes snapped back to her. “You actually mean that?”</w:t>
      </w:r>
    </w:p>
    <w:p w14:paraId="1575B3A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“Full diagnostic and treatment capacity,” Sael said, voice steady because it had to be. “Surgical assist. Infection control. Bone alignment. Internal repair. We don’t have infinite supplies—” she didn’t soften that, didn’t dress it up “—but we can help.”</w:t>
      </w:r>
    </w:p>
    <w:p w14:paraId="5F78CEF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heard herself say it and understood, with a calm that felt almost separate from her body, what she was spending. Each treatment would be a choice; each choice would make leaving easier for them and harder for her. And once you started healing strangers, you didn’t get to pretend you’d only stopped for fuel.</w:t>
      </w:r>
    </w:p>
    <w:p w14:paraId="38A91C1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Someone inhaled sharply behind Hardin. The woman with the respirator took a step forward before she seemed to realize she had moved.</w:t>
      </w:r>
    </w:p>
    <w:p w14:paraId="4AA7A54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didn’t look at her. He kept his eyes on Sael, searching now, not for leverage, but for cost.</w:t>
      </w:r>
    </w:p>
    <w:p w14:paraId="1C7D59F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“You’d do that,” he said. Not a question. A test.</w:t>
      </w:r>
    </w:p>
    <w:p w14:paraId="0FF1D85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nodded once. “Yes.”</w:t>
      </w:r>
    </w:p>
    <w:p w14:paraId="4C043EA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glanced at her, surprised, but not objecting. He’d seen that look before — the one that had nothing to do with orders.</w:t>
      </w:r>
    </w:p>
    <w:p w14:paraId="59E401A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studied the three of them for a long moment. Then he jerked his chin toward the ship.</w:t>
      </w:r>
    </w:p>
    <w:p w14:paraId="1B2048F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“Let’s see who needs that machine of yours first.”</w:t>
      </w:r>
    </w:p>
    <w:p w14:paraId="409C421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paused, eyes narrowing slightly.</w:t>
      </w:r>
    </w:p>
    <w:p w14:paraId="45A11B3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if this is a lie,” he added, letting the words hang between them.</w:t>
      </w:r>
    </w:p>
    <w:p w14:paraId="509DEE2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gave a short nod. “Fair.”</w:t>
      </w:r>
    </w:p>
    <w:p w14:paraId="55C68B4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crowd didn’t part so much as shift, a narrow path opening through patched coats and worn boots.</w:t>
      </w:r>
    </w:p>
    <w:p w14:paraId="3CDA5B0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was when Ted went very still.</w:t>
      </w:r>
    </w:p>
    <w:p w14:paraId="1FE3819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felt it beside her — not fear, not pain.</w:t>
      </w:r>
    </w:p>
    <w:p w14:paraId="75EEB04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Recognition.</w:t>
      </w:r>
    </w:p>
    <w:p w14:paraId="60EE7A4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From near the back of the group, someone moved forward slowly, leaning on a narrow metal cane that had been repaired so many times it was more weld than original structure.</w:t>
      </w:r>
    </w:p>
    <w:p w14:paraId="37D4C1E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was Talari.</w:t>
      </w:r>
    </w:p>
    <w:p w14:paraId="781F1D1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Age showed differently on her kind, but it was there all the same — in the slight tremor of her upper limbs, in the faded vibrancy of the markings along her throat and hands. The patterns, once sharp and intricate, had softened with time, like ink left too long beneath unforgiving suns.</w:t>
      </w:r>
    </w:p>
    <w:p w14:paraId="5CAC16A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Her eyes fixed on Ted.</w:t>
      </w:r>
    </w:p>
    <w:p w14:paraId="50EEFFE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curious.</w:t>
      </w:r>
    </w:p>
    <w:p w14:paraId="7BDB3F7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Hungry.</w:t>
      </w:r>
    </w:p>
    <w:p w14:paraId="251DB0B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stepped forward before Mosby or Sael could speak.</w:t>
      </w:r>
    </w:p>
    <w:p w14:paraId="7F10134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“Elder,” he said softly.</w:t>
      </w:r>
    </w:p>
    <w:p w14:paraId="26C12FC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His voice had changed. The cadence was deeper, the resonance fuller — formal in a way neither of them had ever heard from him before.</w:t>
      </w:r>
    </w:p>
    <w:p w14:paraId="5C522E1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old Talari made a faint sound, somewhere between a breath and a laugh. “It has been a long time,” she said. Her voice carried a subtle harmonic underlayer, the sound of someone unused to speaking her own language aloud. “I had begun to think I would not see another of my people again.”</w:t>
      </w:r>
    </w:p>
    <w:p w14:paraId="57BE476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inclined his head, a gesture Sael now recognized as respect.</w:t>
      </w:r>
    </w:p>
    <w:p w14:paraId="39C5EC3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am—”</w:t>
      </w:r>
    </w:p>
    <w:p w14:paraId="7904FEB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spoke his name in full, the sound hanging in the air like a remembered chord.</w:t>
      </w:r>
    </w:p>
    <w:p w14:paraId="4FAC4D1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“But Ted will serve,” he added. “I did not know anyone remained here.”</w:t>
      </w:r>
    </w:p>
    <w:p w14:paraId="2015E4B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“Nor did I,” she replied.</w:t>
      </w:r>
    </w:p>
    <w:p w14:paraId="02F3076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Her gaze shifted briefly to Mosby and Sael, then back to Ted. Something in her posture eased — not fully, but enough.</w:t>
      </w:r>
    </w:p>
    <w:p w14:paraId="407007F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turned her head slightly toward Hardin.</w:t>
      </w:r>
    </w:p>
    <w:p w14:paraId="24EE206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are not here to take,” she said. “They are… frayed. Like us.”</w:t>
      </w:r>
    </w:p>
    <w:p w14:paraId="5E5E6E4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Hardin studied her for a moment, then nodded once. Whatever history lay between them, he trusted her judgment.</w:t>
      </w:r>
    </w:p>
    <w:p w14:paraId="67B8951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“Alright,” he said. “We start with the sick and the broken. Then we talk trade.”</w:t>
      </w:r>
    </w:p>
    <w:p w14:paraId="2F3C9F9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exhaled quietly. She hadn’t realized how tight her chest had been.</w:t>
      </w:r>
    </w:p>
    <w:p w14:paraId="43C471C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stepped closer to the old Talari, lowering his voice. “You have been without exchange,” he said gently.</w:t>
      </w:r>
    </w:p>
    <w:p w14:paraId="624E938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“For too long,” she replied.</w:t>
      </w:r>
    </w:p>
    <w:p w14:paraId="7B7F460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didn’t understand the full meaning, but she saw what it did to Ted — the subtle straightening, the return of a steadiness he’d been forcing since the disaster. For the first time since the gate collapsed, he didn’t look alone.</w:t>
      </w:r>
    </w:p>
    <w:p w14:paraId="5CAEC1D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old Talari studied him another moment, then inclined her head with quiet formality.</w:t>
      </w:r>
    </w:p>
    <w:p w14:paraId="374FA85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“My name is Rheva,” she said, using the simplified cadence meant for human tongues. “Once of the Third Weft. Now… of here.”</w:t>
      </w:r>
    </w:p>
    <w:p w14:paraId="05F97A1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last words held no self-pity.</w:t>
      </w:r>
    </w:p>
    <w:p w14:paraId="4ECD29C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Only fact.</w:t>
      </w:r>
    </w:p>
    <w:p w14:paraId="2FC7BEC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 Mosby said gently, stepping in beside them, “you </w:t>
      </w:r>
      <w:proofErr w:type="spellStart"/>
      <w:r w:rsidRPr="00303D85">
        <w:rPr>
          <w:rFonts w:eastAsia="Times New Roman" w:cstheme="minorHAnsi"/>
          <w:kern w:val="0"/>
          <w:sz w:val="24"/>
          <w:szCs w:val="24"/>
          <w14:ligatures w14:val="none"/>
        </w:rPr>
        <w:t>wanna</w:t>
      </w:r>
      <w:proofErr w:type="spellEnd"/>
      <w:r w:rsidRPr="00303D85">
        <w:rPr>
          <w:rFonts w:eastAsia="Times New Roman" w:cstheme="minorHAnsi"/>
          <w:kern w:val="0"/>
          <w:sz w:val="24"/>
          <w:szCs w:val="24"/>
          <w14:ligatures w14:val="none"/>
        </w:rPr>
        <w:t xml:space="preserve"> translate that for us, or is this one of those we’ll explain later moments?”</w:t>
      </w:r>
    </w:p>
    <w:p w14:paraId="1CEFE20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kept his gaze on Rheva. “It means she has been separated from her people for a very long time,” he said. “Long enough that the patterns of shared memory… fade.”</w:t>
      </w:r>
    </w:p>
    <w:p w14:paraId="39BF877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Rheva’s eyes softened slightly. “We do not do well alone,” she said. “We remember together.”</w:t>
      </w:r>
    </w:p>
    <w:p w14:paraId="03BD381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glanced between them, something tightening in her throat. “You haven’t seen another Talari in all this time?”</w:t>
      </w:r>
    </w:p>
    <w:p w14:paraId="0D1DFCB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Rheva made a small motion that might have been a shrug. “Ships pass. They do not stop. Or they stop, and leave quickly.”</w:t>
      </w:r>
    </w:p>
    <w:p w14:paraId="5273AB1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Her gaze flicked to the Farther Star’s scarred hull. “You look like you do not have the luxury of leaving quickly.”</w:t>
      </w:r>
    </w:p>
    <w:p w14:paraId="3A77E30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faint ripple of dry humor moved through the nearby listeners. Even Hardin’s mouth twitched.</w:t>
      </w:r>
    </w:p>
    <w:p w14:paraId="244C800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Mosby spread his hands. “We specialize in poor timing.”</w:t>
      </w:r>
    </w:p>
    <w:p w14:paraId="25D9084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grunted. “Good. You’ll fit right in.”</w:t>
      </w:r>
    </w:p>
    <w:p w14:paraId="122057C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turned toward the inner corridor.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first. Then we talk about what you need — and what we can spare.”</w:t>
      </w:r>
    </w:p>
    <w:p w14:paraId="7DD5278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Rheva lingered beside Ted as the others began to move.</w:t>
      </w:r>
    </w:p>
    <w:p w14:paraId="755AD1B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carry noise,” she said quietly, eyes half-lidded. “Pain. Shock. But also… threads that do not belong only to you.”</w:t>
      </w:r>
    </w:p>
    <w:p w14:paraId="382B572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went still for a fraction of a second, then inclined his head.</w:t>
      </w:r>
    </w:p>
    <w:p w14:paraId="71BC5E7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“Yes,” he said simply.</w:t>
      </w:r>
    </w:p>
    <w:p w14:paraId="6281FF5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She studied him once more, then nodded as if confirming something to herself.</w:t>
      </w:r>
    </w:p>
    <w:p w14:paraId="302E425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“Good,” she said. “Then perhaps we are not finished yet.”</w:t>
      </w:r>
    </w:p>
    <w:p w14:paraId="79B4D0B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didn’t know what that meant, but she felt it settle into the air between them — not hope exactly, but something that hadn’t been there before.</w:t>
      </w:r>
    </w:p>
    <w:p w14:paraId="28B8AC2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clapped his hands once, the sound sharp in the worn corridor.</w:t>
      </w:r>
    </w:p>
    <w:p w14:paraId="4FB1A87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“Alright,” he said. “If we’re doing this, we do it before my people start pretending they’re not lining up already.”</w:t>
      </w:r>
    </w:p>
    <w:p w14:paraId="6D97C11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were.</w:t>
      </w:r>
    </w:p>
    <w:p w14:paraId="71D707C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Word had spread fast. By the time they reached the docking collar, a loose cluster had formed in the passageway — men and women trying to look casual, older folks leaning on rails, three children pressed close together near the bulkhead. They stood like people waiting for news they’d trained themselves not to expect.</w:t>
      </w:r>
    </w:p>
    <w:p w14:paraId="61529D0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Sael stopped short. “We can’t bring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 xml:space="preserve"> out,” she said. “But we have a field scanner.”</w:t>
      </w:r>
    </w:p>
    <w:p w14:paraId="395F353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paused at the foot of the ramp, breathing a little too carefully. His pride got him halfway up before his ribs reminded him he was not metal. Sael caught his elbow.</w:t>
      </w:r>
    </w:p>
    <w:p w14:paraId="14895BB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“I’ll get it,” she said.</w:t>
      </w:r>
    </w:p>
    <w:p w14:paraId="74915CE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started to protest; Mosby cut him off with a look.</w:t>
      </w:r>
    </w:p>
    <w:p w14:paraId="07A6757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Sael went up into the Star and returned a moment later with a hardened case about the size of a small suitcase, setting it down carefully on a cargo crate. The lid opened with a soft click, revealing a compact array of articulated sensors and a palm-sized interface panel.</w:t>
      </w:r>
    </w:p>
    <w:p w14:paraId="17F63F9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eyed it. “That thing actually do anything?”</w:t>
      </w:r>
    </w:p>
    <w:p w14:paraId="5CF31F8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knelt beside it. “Vitals, internal imaging, fracture mapping, infection detection. It tells us who needs real treatment first.”</w:t>
      </w:r>
    </w:p>
    <w:p w14:paraId="760D98C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the real treatment?” Hardin asked.</w:t>
      </w:r>
    </w:p>
    <w:p w14:paraId="02AA9AC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“On the ship,” Mosby said. “One at a time.”</w:t>
      </w:r>
    </w:p>
    <w:p w14:paraId="66009CA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nodded once. “We’ll keep them moving.”</w:t>
      </w:r>
    </w:p>
    <w:p w14:paraId="4085D29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first patient was the woman with the respirator. She waved off help, stubborn, until Sael guided her gently to sit on a crate. The scanner’s arms unfolded with a faint mechanical whisper, passing slow bands of light across her chest and neck.</w:t>
      </w:r>
    </w:p>
    <w:p w14:paraId="68EDA0C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Numbers flickered across the display.</w:t>
      </w:r>
    </w:p>
    <w:p w14:paraId="7F3D168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“Chronic lung scarring,” Sael said quietly. “Low oxygen saturation. We can help, but she needs the </w:t>
      </w:r>
      <w:proofErr w:type="spellStart"/>
      <w:r w:rsidRPr="00303D85">
        <w:rPr>
          <w:rFonts w:eastAsia="Times New Roman" w:cstheme="minorHAnsi"/>
          <w:kern w:val="0"/>
          <w:sz w:val="24"/>
          <w:szCs w:val="24"/>
          <w14:ligatures w14:val="none"/>
        </w:rPr>
        <w:t>autodoc</w:t>
      </w:r>
      <w:proofErr w:type="spellEnd"/>
      <w:r w:rsidRPr="00303D85">
        <w:rPr>
          <w:rFonts w:eastAsia="Times New Roman" w:cstheme="minorHAnsi"/>
          <w:kern w:val="0"/>
          <w:sz w:val="24"/>
          <w:szCs w:val="24"/>
          <w14:ligatures w14:val="none"/>
        </w:rPr>
        <w:t>.”</w:t>
      </w:r>
    </w:p>
    <w:p w14:paraId="65953F8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didn’t hesitate. “You heard her,” he said, gesturing to two nearby men. “Careful. Don’t make her regret this.”</w:t>
      </w:r>
    </w:p>
    <w:p w14:paraId="29B246C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directed the men as they helped the woman up the ramp into the Star, moving like they were handling something fragile and valuable.</w:t>
      </w:r>
    </w:p>
    <w:p w14:paraId="37511C8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looked away.</w:t>
      </w:r>
    </w:p>
    <w:p w14:paraId="3DBF31C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After that it became a rhythm: scan, decide, move. Some people only needed antibiotics or splints. Those stayed. Others were scheduled by need, and when their turn came they were escorted up the ramp into the Farther Star’s med-bay. The crowd didn’t talk much. They only watched. Not with gratitude, but with something closer to disbelief — as if the whole arrangement might evaporate if anyone named it too loudly.</w:t>
      </w:r>
    </w:p>
    <w:p w14:paraId="6AE603A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boy went next because his grandmother pushed him forward and refused to meet Sael’s eyes. The scanner hummed softly over his leg.</w:t>
      </w:r>
    </w:p>
    <w:p w14:paraId="1527CFE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“Hairline fracture,” Sael said gently. “Old. Healed wrong. That’s why it hurts.”</w:t>
      </w:r>
    </w:p>
    <w:p w14:paraId="335F927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grandmother’s hands trembled. “Can you fix it?”</w:t>
      </w:r>
    </w:p>
    <w:p w14:paraId="7483500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“We can try,” Sael said, and meant it.</w:t>
      </w:r>
    </w:p>
    <w:p w14:paraId="6CA2D49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Further down the corridor one of the children edged closer, staring at the glowing bands of light like it was something out of a story. Sael caught the look and softened her voice.</w:t>
      </w:r>
    </w:p>
    <w:p w14:paraId="3DC39FC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next,” she said gently.</w:t>
      </w:r>
    </w:p>
    <w:p w14:paraId="14D5117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kid didn’t smile.</w:t>
      </w:r>
    </w:p>
    <w:p w14:paraId="4D0C1EA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But he stepped forward.</w:t>
      </w:r>
    </w:p>
    <w:p w14:paraId="6501DD3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slipped back onto the ship while the line continued. He returned a few minutes later carrying a sealed case and lowered it onto the deck. The crate had no branding, no slogans, but was clearly marked: food.</w:t>
      </w:r>
    </w:p>
    <w:p w14:paraId="139159C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announcement followed. Curious, several came forward and opened it. Someone cracked a package open.</w:t>
      </w:r>
    </w:p>
    <w:p w14:paraId="4A2F1C3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smell carried — warm protein, preserved vegetables, something spiced enough to feel intentional. Real.</w:t>
      </w:r>
    </w:p>
    <w:p w14:paraId="0C5A1E6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changed the room. A woman reached out, hesitated, then took one pack and stepped back as if afraid it might vanish if she moved too quickly. Others followed, careful and restrained, people used to scarcity.</w:t>
      </w:r>
    </w:p>
    <w:p w14:paraId="784E417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watched the food disappear into hands that tried not to shake, and felt the practical trap of it close another notch. You could treat a stranger and still leave; you could feed a starving station and pretend it was only trade, but the memory of it would travel with you either way. And it would travel with them, too — which meant it could be used against the station as easily as it could be remembered as mercy.</w:t>
      </w:r>
    </w:p>
    <w:p w14:paraId="6D336F5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watched it happen, jaw tightening just a little. “You didn’t say you were carrying this.”</w:t>
      </w:r>
    </w:p>
    <w:p w14:paraId="694249A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shrugged. “Didn’t think it needed selling.”</w:t>
      </w:r>
    </w:p>
    <w:p w14:paraId="2F111DD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Behind them, the low hum inside the Farther Star shifted pitch as external power came online. Indicator lights along the cargo bay bulkhead flickered from amber to steady green.</w:t>
      </w:r>
    </w:p>
    <w:p w14:paraId="3EB23FC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standing just inside the ramp now, glanced up toward the ceiling, listening. “They have given us station power,” he said. “Crude, but stable.”</w:t>
      </w:r>
    </w:p>
    <w:p w14:paraId="5744C4F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“Good. Means we’re not draining what little we’ve got left.”</w:t>
      </w:r>
    </w:p>
    <w:p w14:paraId="044579F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Ted’s gaze shifted to Sael, then the scanner. “Continue triage,” he said. “I will begin evaluating the damage.”</w:t>
      </w:r>
    </w:p>
    <w:p w14:paraId="78640B8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“You’re supposed to be recovering,” Sael said.</w:t>
      </w:r>
    </w:p>
    <w:p w14:paraId="311C543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tilted his head slightly. “This is how I recover.”</w:t>
      </w:r>
    </w:p>
    <w:p w14:paraId="26D70E0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Rheva made a soft, approving sound beside him. “Purpose is a form of repair.”</w:t>
      </w:r>
    </w:p>
    <w:p w14:paraId="23430DA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jerked a thumb toward the ramp. “Don’t wander too far. I’d like the ship to still be here when we’re done.”</w:t>
      </w:r>
    </w:p>
    <w:p w14:paraId="5E6F559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eyes flicked toward the station conduit running along the docking collar. “I will not go far. The ship’s systems are… distressed.”</w:t>
      </w:r>
    </w:p>
    <w:p w14:paraId="7034971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“That’s one word for it,” Mosby muttered.</w:t>
      </w:r>
    </w:p>
    <w:p w14:paraId="2C944D0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moved back up the ramp, one hand trailing along the scarred bulkhead as if reacquainting himself with an old friend. Once inside, he paused at a wall panel and opened it, exposing a tangle of patched conduits and temporary bypasses. He stood there a moment, listening to the Star’s internal rhythms through the metal.</w:t>
      </w:r>
    </w:p>
    <w:p w14:paraId="505AF38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Then he began to work.</w:t>
      </w:r>
    </w:p>
    <w:p w14:paraId="4C3C9B6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Outside, the line of patients thinned slowly. Those needing full treatment disappeared into the ship one at a time, returning later quieter, steadier, disbelief replaced by cautious relief. Hardin watched it all with his arms folded, jaw tight.</w:t>
      </w:r>
    </w:p>
    <w:p w14:paraId="4C222B0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keep this up,” he said quietly to Mosby, “my people are going to start thinking you’re the best thing that’s happened to this station in ten years.”</w:t>
      </w:r>
    </w:p>
    <w:p w14:paraId="55D8EA3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look at him. “We’re feeling the same about you folks here.”</w:t>
      </w:r>
    </w:p>
    <w:p w14:paraId="7D9DBE1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huffed, not quite a laugh. “That’s because you haven’t tried to fix our water recyclers yet.”</w:t>
      </w:r>
    </w:p>
    <w:p w14:paraId="2792FD4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glanced toward the open ramp, where another patient was being helped inside. “Give us a day,” he said. “We’ll disappoint you.”</w:t>
      </w:r>
    </w:p>
    <w:p w14:paraId="4D0A92B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Hardin’s expression softened by a fraction. “Good,” he said. “Wouldn’t trust you if you didn’t.”</w:t>
      </w:r>
    </w:p>
    <w:p w14:paraId="29AC144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pushed off the bulkhead and turned back toward the remaining cluster of watchers. “Alright, that’s enough standing around. If you’re not sick, you’re working. Same as always.”</w:t>
      </w:r>
    </w:p>
    <w:p w14:paraId="4991F94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 corridor began to break apart, motion returning in slow, practical currents. Tools got picked up. Panels opened. Someone dragged a cart of scrap past the docking arm. Somewhere deeper in the station a motor kicked, coughed, and decided — grudgingly — to keep living.</w:t>
      </w:r>
    </w:p>
    <w:p w14:paraId="0014CF5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Over the next hour the Star settled deeper into her berth, </w:t>
      </w:r>
      <w:proofErr w:type="spellStart"/>
      <w:r w:rsidRPr="00303D85">
        <w:rPr>
          <w:rFonts w:eastAsia="Times New Roman" w:cstheme="minorHAnsi"/>
          <w:kern w:val="0"/>
          <w:sz w:val="24"/>
          <w:szCs w:val="24"/>
          <w14:ligatures w14:val="none"/>
        </w:rPr>
        <w:t>umbilicals</w:t>
      </w:r>
      <w:proofErr w:type="spellEnd"/>
      <w:r w:rsidRPr="00303D85">
        <w:rPr>
          <w:rFonts w:eastAsia="Times New Roman" w:cstheme="minorHAnsi"/>
          <w:kern w:val="0"/>
          <w:sz w:val="24"/>
          <w:szCs w:val="24"/>
          <w14:ligatures w14:val="none"/>
        </w:rPr>
        <w:t xml:space="preserve"> locking home with tired clanks as station power bled into her systems. The hum aboard shifted — less strained, less desperate — like a runner finally allowed to lean against a wall.</w:t>
      </w:r>
    </w:p>
    <w:p w14:paraId="39631F7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was already half-disassembled into the guts of engineering when Mosby climbed down from the cockpit.</w:t>
      </w:r>
    </w:p>
    <w:p w14:paraId="2AB9D59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“Dockside power is dirty,” Ted called without looking up. “But within tolerance. I am rebalancing load so we do not cook anything important.”</w:t>
      </w:r>
    </w:p>
    <w:p w14:paraId="364306E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“Appreciated,” Mosby said. “How bad are we?”</w:t>
      </w:r>
    </w:p>
    <w:p w14:paraId="446C7C9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pause. Tools clinked.</w:t>
      </w:r>
    </w:p>
    <w:p w14:paraId="10F5BC2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“We are alive,” Ted replied. “Which is not the same thing.”</w:t>
      </w:r>
    </w:p>
    <w:p w14:paraId="12F0D0F0"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snorted softly. “Story of the week.”</w:t>
      </w:r>
      <w:r w:rsidRPr="00303D85">
        <w:rPr>
          <w:rFonts w:eastAsia="Times New Roman" w:cstheme="minorHAnsi"/>
          <w:kern w:val="0"/>
          <w:sz w:val="24"/>
          <w:szCs w:val="24"/>
          <w14:ligatures w14:val="none"/>
        </w:rPr>
        <w:br/>
        <w:t>Hardin was waiting near docking arm six, leaning against a battered tug whose paint had once been orange and now mostly remembered the idea of it. Two stationers stood with him — already suited, already tired, already committed.</w:t>
      </w:r>
    </w:p>
    <w:p w14:paraId="3B8C460E"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toward them. “Where you need me?”</w:t>
      </w:r>
    </w:p>
    <w:p w14:paraId="0F6849C7"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“Salvage tug is going out,” one of the stationers said. “With what happened we have more work than people. We have to get what we can while we can.”</w:t>
      </w:r>
    </w:p>
    <w:p w14:paraId="2EE2FDBC"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once. He didn’t look back at the ramp; he didn’t trust himself to. He followed Hardin toward the airlock.</w:t>
      </w:r>
    </w:p>
    <w:p w14:paraId="552CCFBD"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ever run recovery?” Hardin asked without preamble.</w:t>
      </w:r>
    </w:p>
    <w:p w14:paraId="332A7993"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looked the tug over. External grapples. Patchwork thrusters. A cockpit blister that had been replaced with something from an entirely different ship class.</w:t>
      </w:r>
    </w:p>
    <w:p w14:paraId="7F86D62A"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pretty recovery,” Mosby said. “But yeah.”</w:t>
      </w:r>
    </w:p>
    <w:p w14:paraId="72D2FA52"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jerked his head toward the airlock. “We’ve got word of a shuttle still drifting from the gate mess. Life signs faded, but not gone last sweep. Tug’s slow, but she’ll get there.”</w:t>
      </w:r>
    </w:p>
    <w:p w14:paraId="22DA1FBD"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didn’t hesitate. “Let’s go.”</w:t>
      </w:r>
    </w:p>
    <w:p w14:paraId="25006A8E"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The tug smelled like old coolant and recycled air that had given up trying to be fresh. Two other stationers were already strapped in — a woman with oil-blackened hands and a teenager whose boots didn’t quite fit.</w:t>
      </w:r>
    </w:p>
    <w:p w14:paraId="1C049BB6"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didn’t ask Mosby who he was. They just handed him a tether line and pointed at a console that had to be coaxed into life with a slap.</w:t>
      </w:r>
    </w:p>
    <w:p w14:paraId="77D64B96" w14:textId="46381CB1"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Out in the debris field, the stars were broken by drifting wreckage — twisted cargo frames, fragments of hull plating.</w:t>
      </w:r>
    </w:p>
    <w:p w14:paraId="731EBBB7"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length of decorative promenade railing drifted past the viewport, still polished on one side. Someone had cared how it looked.</w:t>
      </w:r>
    </w:p>
    <w:p w14:paraId="7D144FFE" w14:textId="2AA7D0DB"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shuttle came into view half an hour later, one side peeled open.</w:t>
      </w:r>
    </w:p>
    <w:p w14:paraId="0F4DAE80"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“Easy,” Mosby murmured, guiding the tug in while the others worked the grapples.</w:t>
      </w:r>
    </w:p>
    <w:p w14:paraId="322C1548"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Inside, they found three survivors.</w:t>
      </w:r>
    </w:p>
    <w:p w14:paraId="60392825"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One conscious. Two not.</w:t>
      </w:r>
    </w:p>
    <w:p w14:paraId="0BC60E1A"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Nobody cheered when they sealed the hatch and turned back for the station.</w:t>
      </w:r>
    </w:p>
    <w:p w14:paraId="4817BC2F" w14:textId="77777777" w:rsidR="00326486" w:rsidRPr="00303D85" w:rsidRDefault="00326486" w:rsidP="00326486">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just worked.</w:t>
      </w:r>
    </w:p>
    <w:p w14:paraId="616689D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didn’t look up. “They have already asked.”</w:t>
      </w:r>
    </w:p>
    <w:p w14:paraId="35C253D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with words,” Rheva said. “With eyes.”</w:t>
      </w:r>
    </w:p>
    <w:p w14:paraId="7B1675E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claws paused on a coupling. He inclined his head, the smallest admission.</w:t>
      </w:r>
    </w:p>
    <w:p w14:paraId="27B61E3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Rheva’s gaze drifted to the station conduit beyond the docking collar. The insulation was old. The patchwork repairs were not mistakes; they were survival.</w:t>
      </w:r>
    </w:p>
    <w:p w14:paraId="10B23B9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t>
      </w:r>
      <w:proofErr w:type="spellStart"/>
      <w:r w:rsidRPr="00303D85">
        <w:rPr>
          <w:rFonts w:eastAsia="Times New Roman" w:cstheme="minorHAnsi"/>
          <w:kern w:val="0"/>
          <w:sz w:val="24"/>
          <w:szCs w:val="24"/>
          <w14:ligatures w14:val="none"/>
        </w:rPr>
        <w:t>Kelpoint</w:t>
      </w:r>
      <w:proofErr w:type="spellEnd"/>
      <w:r w:rsidRPr="00303D85">
        <w:rPr>
          <w:rFonts w:eastAsia="Times New Roman" w:cstheme="minorHAnsi"/>
          <w:kern w:val="0"/>
          <w:sz w:val="24"/>
          <w:szCs w:val="24"/>
          <w14:ligatures w14:val="none"/>
        </w:rPr>
        <w:t xml:space="preserve"> is thin,” she said. “If certain systems fail, there will be no second attempt.”</w:t>
      </w:r>
    </w:p>
    <w:p w14:paraId="20A3C86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eye ridges twitched. “Which systems.”</w:t>
      </w:r>
    </w:p>
    <w:p w14:paraId="464BB6A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Rheva made a faint sound that might have been humor, if there had been any ease left in it. “The ones that keep breath in lungs and water in pipes.”</w:t>
      </w:r>
    </w:p>
    <w:p w14:paraId="61AB67C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closed the panel he was in, not with resignation, but with decision. “If Hardin permits.”</w:t>
      </w:r>
    </w:p>
    <w:p w14:paraId="07B93D3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Rheva’s markings shifted subtly as she turned. “He already has.”</w:t>
      </w:r>
    </w:p>
    <w:p w14:paraId="686D835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Ted went to Hardin anyway, because that was what respect looked like when you meant it. Hardin listened without changing expression, then nodded once, the nod of a man who did not waste words when agreement was already the only sensible thing left.</w:t>
      </w:r>
    </w:p>
    <w:p w14:paraId="4C53F10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“Do what you can,” he said. “Don’t break what we can’t replace.”</w:t>
      </w:r>
    </w:p>
    <w:p w14:paraId="4B52664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inclined his head. “I will be careful.”</w:t>
      </w:r>
    </w:p>
    <w:p w14:paraId="332A3EE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Hardin’s gaze flicked, briefly, toward the Farther Star. “You already have been.”</w:t>
      </w:r>
    </w:p>
    <w:p w14:paraId="76BC1BF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worked for sixteen straight hours.</w:t>
      </w:r>
    </w:p>
    <w:p w14:paraId="2989390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Station schematics were a palimpsest of dead corporations and stubborn survivors — original layouts overwritten by a decade of improvisation. He patched a failing life-support recycler in one compartment, rerouted power around a burned conduit in another, rebuilt a magnetic latch assembly using three parts that had never belonged together and one that had been holding a door closed with hope.</w:t>
      </w:r>
    </w:p>
    <w:p w14:paraId="105DB63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Rheva remained nearby, watching in a silence that wasn’t quite silence — low clicks and subharmonic tones passing between them in Talari cadence. Not instruction. Not supervision.</w:t>
      </w:r>
    </w:p>
    <w:p w14:paraId="7623E1F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Witness.</w:t>
      </w:r>
    </w:p>
    <w:p w14:paraId="59A0FBA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By the time Ted turned his attention back to the Farther Star, the station cycle lights had dimmed twice.</w:t>
      </w:r>
    </w:p>
    <w:p w14:paraId="0FE3FD2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opened the fuel diagnostics out of habit, not concern.</w:t>
      </w:r>
    </w:p>
    <w:p w14:paraId="3874A5AD"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Helion Salt registers were clean. Containment stable. No radiation bloom. No contamination residue from the overburn.</w:t>
      </w:r>
    </w:p>
    <w:p w14:paraId="6E04C12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 xml:space="preserve"> system feeding the maneuvering drives was not as fortunate.</w:t>
      </w:r>
    </w:p>
    <w:p w14:paraId="4771DC5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 traced the diagnostics along the fuel cells—where the </w:t>
      </w: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 xml:space="preserve"> rested in its dense, obedient state until energized, when magnetic fields coaxed it into flow—and followed the distribution paths toward the port thruster cluster. Halfway through the trace his hands slowed, then stopped, as if the interface had resisted him.</w:t>
      </w:r>
    </w:p>
    <w:p w14:paraId="761DD44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containment mesh showed fractures.</w:t>
      </w:r>
    </w:p>
    <w:p w14:paraId="7165CB9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a gross breach. Not yet. A hairline discontinuity along the edge of a magnetic seam, the kind of defect a system could live with right up until the moment it could not. The stabilization coils were already compensating, flexing in constant micro-adjustments too small to trip alarms and too patient to be mistaken for danger.</w:t>
      </w:r>
    </w:p>
    <w:p w14:paraId="6940160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But the defect was real, and it was not sealed.</w:t>
      </w:r>
    </w:p>
    <w:p w14:paraId="5A99F0F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Under load, </w:t>
      </w: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 xml:space="preserve"> would begin to vaporize at the margins, bleeding out in quantities the system would insist were tolerable. Ted knew better. He pulled the projected stress curves forward—hard maneuvering, evasive thrust, atmospheric insertion—and watched the compensations multiply until the graph became less a line than a slow insistence toward failure.</w:t>
      </w:r>
    </w:p>
    <w:p w14:paraId="5EBE3F8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In vacuum it would be inconvenient: loss of efficiency, reduced control, a ship that no longer answered cleanly. In atmosphere it would be catastrophic, because there was no graceful way for that kind of blue fire to fail.</w:t>
      </w:r>
    </w:p>
    <w:p w14:paraId="4398B57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ran the analysis again. Then again, stripping assumptions, isolating variables, forcing the system to justify itself as if it might be shamed into honesty.</w:t>
      </w:r>
    </w:p>
    <w:p w14:paraId="5475E39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answer did not change.</w:t>
      </w:r>
    </w:p>
    <w:p w14:paraId="49A886B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When Mosby returned from salvage—exhausted, suit streaked with vacuum dust and old paint—Ted was waiting at the foot of the ramp. He had cleaned his hands. He had not cleaned the look in his eyes.</w:t>
      </w:r>
    </w:p>
    <w:p w14:paraId="6144440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“We have a complication,” Ted said.</w:t>
      </w:r>
    </w:p>
    <w:p w14:paraId="12F20FC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closed his eyes for a moment. Not in frustration. In preparation.</w:t>
      </w:r>
    </w:p>
    <w:p w14:paraId="6B53A28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“Of course we do.”</w:t>
      </w:r>
    </w:p>
    <w:p w14:paraId="028EE41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“The </w:t>
      </w: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 xml:space="preserve"> tank feeding the port maneuvering cluster has developed microfractures in its field containment,” Ted said. “It will function for controlled thrust in deep space.”</w:t>
      </w:r>
    </w:p>
    <w:p w14:paraId="3ED1387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opened his eyes. “Define controlled.”</w:t>
      </w:r>
    </w:p>
    <w:p w14:paraId="7B7045E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eye ridges twitched. “We can reach Ael-Ruun.”</w:t>
      </w:r>
    </w:p>
    <w:p w14:paraId="1D37D9B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after that?”</w:t>
      </w:r>
    </w:p>
    <w:p w14:paraId="02A7E69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did not answer immediately, and in that pause Mosby heard what the words had not yet said. He exhaled slowly.</w:t>
      </w:r>
    </w:p>
    <w:p w14:paraId="7E45458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“Say it.”</w:t>
      </w:r>
    </w:p>
    <w:p w14:paraId="4288573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Ted’s voice stayed quiet, careful. “Blue burns quietly,” he said, “until it does not.”</w:t>
      </w:r>
    </w:p>
    <w:p w14:paraId="03875C7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once. “So we might get there.”</w:t>
      </w:r>
    </w:p>
    <w:p w14:paraId="7AF2CF2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“Yes.”</w:t>
      </w:r>
    </w:p>
    <w:p w14:paraId="5002763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“But lifting off again…”</w:t>
      </w:r>
    </w:p>
    <w:p w14:paraId="097E14D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inclined his head. “Uncertain in atmosphere. Probability of catastrophic failure is high.”</w:t>
      </w:r>
    </w:p>
    <w:p w14:paraId="44F2556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standing just inside the cargo bay hatch, asked the question the way she might have asked about spare parts. “Can we fix it?”</w:t>
      </w:r>
    </w:p>
    <w:p w14:paraId="1FC3D77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containment tank requires facilities not present,” Ted said. “A complete replacement would be preferable.”</w:t>
      </w:r>
    </w:p>
    <w:p w14:paraId="372ECCA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“Could we add another tank?” Sael asked. “Carry it in the cargo hold. Use that instead.”</w:t>
      </w:r>
    </w:p>
    <w:p w14:paraId="196DC7E9"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returned his gaze to the diagnostics, as if the machine itself deserved the courtesy of his refusal. “I would prefer not to die inside a solvent vapor cloud.”</w:t>
      </w:r>
    </w:p>
    <w:p w14:paraId="239AF3B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scratched the back of his neck. “Fair.”</w:t>
      </w:r>
    </w:p>
    <w:p w14:paraId="0A8369B4"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who had been listening from a short distance away, shifted his weight, as if deciding whether to offer help or simply admit the shape of the world.</w:t>
      </w:r>
    </w:p>
    <w:p w14:paraId="6E7ACBC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“We don’t carry them inside,” he said. “Not if we can help it.”</w:t>
      </w:r>
    </w:p>
    <w:p w14:paraId="77E92DCB"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all looked at him.</w:t>
      </w:r>
    </w:p>
    <w:p w14:paraId="478EB91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“When our tugs run long-range salvage,” Hardin continued, “sometimes farther than they were ever meant to go, we bolt an auxiliary </w:t>
      </w: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 xml:space="preserve"> tank to the outside. Separate containment. Independent feed.” He gestured vaguely, like someone who had welded the solution together more than once. “Transfer line runs external. Ugly. Slow. But it keeps the bad stuff out of the hull.”</w:t>
      </w:r>
    </w:p>
    <w:p w14:paraId="4960447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turned slightly now, attention fully engaged. “You isolate the flow until transfer?”</w:t>
      </w:r>
    </w:p>
    <w:p w14:paraId="0D2F1BD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“Always,” Hardin said. “Vacuum does the forgiving. Hulls don’t.”</w:t>
      </w:r>
    </w:p>
    <w:p w14:paraId="634AD63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exhaled through his nose. “You’re saying we could carry fuel without carrying the risk.”</w:t>
      </w:r>
    </w:p>
    <w:p w14:paraId="490841F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nodded once. “You’d still be gambling,” he said. “Just not inside your ship.”</w:t>
      </w:r>
    </w:p>
    <w:p w14:paraId="5CD84A1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Silence followed—not doubt, but calculation.</w:t>
      </w:r>
    </w:p>
    <w:p w14:paraId="70A05E7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inclined his head. “This reduces the probability of immediate catastrophic failure,” he said. “It does not remove it.”</w:t>
      </w:r>
    </w:p>
    <w:p w14:paraId="535558A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Mosby glanced at Sael. “Story of our week.”</w:t>
      </w:r>
    </w:p>
    <w:p w14:paraId="0C368231"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 didn’t smile. “We wouldn’t be stealth anymore. Not like this.”</w:t>
      </w:r>
    </w:p>
    <w:p w14:paraId="222D59E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Mosby agreed quietly. “Not even close.” He looked back at the schematic, at the ghosted outline of external tanks riding the Star’s spine. “We’d have to fly careful. Stay out of the main lanes. Keep the tanks pointed away from anyone who might take an interest.”</w:t>
      </w:r>
    </w:p>
    <w:p w14:paraId="40DE02E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snorted softly. “Anything bolted outside a ship looks like something worth asking questions about.”</w:t>
      </w:r>
    </w:p>
    <w:p w14:paraId="20221C8E"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 don’t think we have a choice,” Mosby said. “Can we take a look at these tanks?”</w:t>
      </w:r>
    </w:p>
    <w:p w14:paraId="57AE35B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tanks were attached outside a neglected maintenance spur—massive industrial cylinders that had once fed mining rigs large enough to make asteroids flinch. The pumps and piping were a hodgepodge of salvage parts and improvisation.</w:t>
      </w:r>
    </w:p>
    <w:p w14:paraId="5150C923"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“Ugly,” Mosby said. “But they’ll hold.”</w:t>
      </w:r>
    </w:p>
    <w:p w14:paraId="23411B02"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 studied the tank’s structure, eyes </w:t>
      </w:r>
      <w:proofErr w:type="spellStart"/>
      <w:r w:rsidRPr="00303D85">
        <w:rPr>
          <w:rFonts w:eastAsia="Times New Roman" w:cstheme="minorHAnsi"/>
          <w:kern w:val="0"/>
          <w:sz w:val="24"/>
          <w:szCs w:val="24"/>
          <w14:ligatures w14:val="none"/>
        </w:rPr>
        <w:t>unfocusing</w:t>
      </w:r>
      <w:proofErr w:type="spellEnd"/>
      <w:r w:rsidRPr="00303D85">
        <w:rPr>
          <w:rFonts w:eastAsia="Times New Roman" w:cstheme="minorHAnsi"/>
          <w:kern w:val="0"/>
          <w:sz w:val="24"/>
          <w:szCs w:val="24"/>
          <w14:ligatures w14:val="none"/>
        </w:rPr>
        <w:t xml:space="preserve"> as he modeled stress paths and field interactions. “Three would suffice,” he said. “Four would provide margin.”</w:t>
      </w:r>
    </w:p>
    <w:p w14:paraId="13B5E6A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how do we fill them?” Mosby asked.</w:t>
      </w:r>
    </w:p>
    <w:p w14:paraId="445E8715"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jerked his chin toward the outer lanes. “Couple of tugs. They’re already running rescue and cleanup. Nobody questions a ship dragging wreckage and bodies.”</w:t>
      </w:r>
    </w:p>
    <w:p w14:paraId="7971187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paused, then added, “They make one more stop at a depot on the way back. Bring what they can. Bolt these on and pray nobody looks too hard.”</w:t>
      </w:r>
    </w:p>
    <w:p w14:paraId="02C4F716"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Sael stared at the tanks. She could already see the silhouette of the ship they would become — less a trader now, more a question mark moving through space with its answer strapped to the outside. And she could see the part no one was saying: if the patrols decided to look hard, </w:t>
      </w:r>
      <w:proofErr w:type="spellStart"/>
      <w:r w:rsidRPr="00303D85">
        <w:rPr>
          <w:rFonts w:eastAsia="Times New Roman" w:cstheme="minorHAnsi"/>
          <w:kern w:val="0"/>
          <w:sz w:val="24"/>
          <w:szCs w:val="24"/>
          <w14:ligatures w14:val="none"/>
        </w:rPr>
        <w:t>Kelpoint</w:t>
      </w:r>
      <w:proofErr w:type="spellEnd"/>
      <w:r w:rsidRPr="00303D85">
        <w:rPr>
          <w:rFonts w:eastAsia="Times New Roman" w:cstheme="minorHAnsi"/>
          <w:kern w:val="0"/>
          <w:sz w:val="24"/>
          <w:szCs w:val="24"/>
          <w14:ligatures w14:val="none"/>
        </w:rPr>
        <w:t xml:space="preserve"> would pay for it first.</w:t>
      </w:r>
    </w:p>
    <w:p w14:paraId="5947B6B8"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“That’s… insane,” she said.</w:t>
      </w:r>
    </w:p>
    <w:p w14:paraId="2F39A5BC"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gave her a sideways look. “Welcome to survival.”</w:t>
      </w:r>
    </w:p>
    <w:p w14:paraId="5197F590"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 xml:space="preserve">Ted’s claws traced an invisible schematic in the air. “We can strap them along the dorsal spine and aft support trusses,” he said. “Tie them into a staged transfer system. Pump the </w:t>
      </w:r>
      <w:proofErr w:type="spellStart"/>
      <w:r w:rsidRPr="00303D85">
        <w:rPr>
          <w:rFonts w:eastAsia="Times New Roman" w:cstheme="minorHAnsi"/>
          <w:kern w:val="0"/>
          <w:sz w:val="24"/>
          <w:szCs w:val="24"/>
          <w14:ligatures w14:val="none"/>
        </w:rPr>
        <w:t>Kryseum</w:t>
      </w:r>
      <w:proofErr w:type="spellEnd"/>
      <w:r w:rsidRPr="00303D85">
        <w:rPr>
          <w:rFonts w:eastAsia="Times New Roman" w:cstheme="minorHAnsi"/>
          <w:kern w:val="0"/>
          <w:sz w:val="24"/>
          <w:szCs w:val="24"/>
          <w14:ligatures w14:val="none"/>
        </w:rPr>
        <w:t xml:space="preserve"> over gradually to the starboard tank once we reach Ael-Ruun.”</w:t>
      </w:r>
    </w:p>
    <w:p w14:paraId="4DB46E1A"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grimaced. “Ugly.”</w:t>
      </w:r>
    </w:p>
    <w:p w14:paraId="1DF0BEA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“Dangerous,” Ted added.</w:t>
      </w:r>
    </w:p>
    <w:p w14:paraId="37CED30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Hardin nodded once. “Possible.”</w:t>
      </w:r>
    </w:p>
    <w:p w14:paraId="14827C87"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was enough.</w:t>
      </w:r>
    </w:p>
    <w:p w14:paraId="6CEFF75F" w14:textId="77777777" w:rsidR="001147C4" w:rsidRPr="00303D85" w:rsidRDefault="001147C4" w:rsidP="001147C4">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So they began preparing.</w:t>
      </w:r>
    </w:p>
    <w:p w14:paraId="72587D09" w14:textId="77777777" w:rsidR="00042333" w:rsidRPr="00303D85" w:rsidRDefault="00042333" w:rsidP="001C30CB">
      <w:pPr>
        <w:spacing w:before="100" w:beforeAutospacing="1" w:after="100" w:afterAutospacing="1" w:line="240" w:lineRule="auto"/>
        <w:rPr>
          <w:rFonts w:cstheme="minorHAnsi"/>
          <w:sz w:val="24"/>
          <w:szCs w:val="24"/>
        </w:rPr>
      </w:pPr>
    </w:p>
    <w:p w14:paraId="5E6A4547" w14:textId="77777777" w:rsidR="00042333" w:rsidRPr="00303D85" w:rsidRDefault="00042333">
      <w:pPr>
        <w:rPr>
          <w:rFonts w:cstheme="minorHAnsi"/>
          <w:sz w:val="24"/>
          <w:szCs w:val="24"/>
        </w:rPr>
      </w:pPr>
      <w:r w:rsidRPr="00303D85">
        <w:rPr>
          <w:rFonts w:cstheme="minorHAnsi"/>
          <w:sz w:val="24"/>
          <w:szCs w:val="24"/>
        </w:rPr>
        <w:br w:type="page"/>
      </w:r>
    </w:p>
    <w:p w14:paraId="7925B51D" w14:textId="32C37095" w:rsidR="003E651D" w:rsidRPr="003E651D" w:rsidRDefault="00303D85" w:rsidP="003E651D">
      <w:pPr>
        <w:spacing w:before="100" w:beforeAutospacing="1" w:after="100" w:afterAutospacing="1" w:line="240" w:lineRule="auto"/>
        <w:outlineLvl w:val="1"/>
        <w:rPr>
          <w:rFonts w:eastAsia="Times New Roman" w:cstheme="minorHAnsi"/>
          <w:kern w:val="0"/>
          <w:sz w:val="24"/>
          <w:szCs w:val="24"/>
          <w14:ligatures w14:val="none"/>
        </w:rPr>
      </w:pPr>
      <w:r>
        <w:rPr>
          <w:rFonts w:eastAsia="Times New Roman" w:cstheme="minorHAnsi"/>
          <w:kern w:val="0"/>
          <w:sz w:val="24"/>
          <w:szCs w:val="24"/>
          <w14:ligatures w14:val="none"/>
        </w:rPr>
        <w:lastRenderedPageBreak/>
        <w:t>Chapter</w:t>
      </w:r>
    </w:p>
    <w:p w14:paraId="36A2088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Hardin was standing over a crate of stripped avionics when the stars changed. He would remember later—annoyingly, vividly—that he’d been thinking about nothing larger than a guidance wafer and the cost of </w:t>
      </w:r>
      <w:proofErr w:type="spellStart"/>
      <w:r w:rsidRPr="003E651D">
        <w:rPr>
          <w:rFonts w:eastAsia="Times New Roman" w:cstheme="minorHAnsi"/>
          <w:kern w:val="0"/>
          <w:sz w:val="24"/>
          <w:szCs w:val="24"/>
          <w14:ligatures w14:val="none"/>
        </w:rPr>
        <w:t>quantite</w:t>
      </w:r>
      <w:proofErr w:type="spellEnd"/>
      <w:r w:rsidRPr="003E651D">
        <w:rPr>
          <w:rFonts w:eastAsia="Times New Roman" w:cstheme="minorHAnsi"/>
          <w:kern w:val="0"/>
          <w:sz w:val="24"/>
          <w:szCs w:val="24"/>
          <w14:ligatures w14:val="none"/>
        </w:rPr>
        <w:t>.</w:t>
      </w:r>
    </w:p>
    <w:p w14:paraId="012D172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He had a grease pencil in one hand and a half-cleaned circuit board in the other, arguing with Lira about whether the guidance wafer could be salvaged or if it was only worth its lattice-grown </w:t>
      </w:r>
      <w:proofErr w:type="spellStart"/>
      <w:r w:rsidRPr="003E651D">
        <w:rPr>
          <w:rFonts w:eastAsia="Times New Roman" w:cstheme="minorHAnsi"/>
          <w:kern w:val="0"/>
          <w:sz w:val="24"/>
          <w:szCs w:val="24"/>
          <w14:ligatures w14:val="none"/>
        </w:rPr>
        <w:t>quantite</w:t>
      </w:r>
      <w:proofErr w:type="spellEnd"/>
      <w:r w:rsidRPr="003E651D">
        <w:rPr>
          <w:rFonts w:eastAsia="Times New Roman" w:cstheme="minorHAnsi"/>
          <w:kern w:val="0"/>
          <w:sz w:val="24"/>
          <w:szCs w:val="24"/>
          <w14:ligatures w14:val="none"/>
        </w:rPr>
        <w:t xml:space="preserve"> substrate. Around them, the old logistics hub lived the way it always did—slow rotation humming through the deck plating, someone in the galley corner reheating ration bricks salvaged from a cracked freighter, two welders arguing about the bracket Ted had reinforced the night before and whether it would hold another season of stress cycles. It was the kind of argument people had when they were determined to pretend the universe wasn’t still breaking outside the hull.</w:t>
      </w:r>
    </w:p>
    <w:p w14:paraId="39DE084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“ops board” wasn’t a room. It was a section of bulkhead near the long eating tables where someone had bolted three mismatched display panels and wired them into the original sensor spine the company had abandoned when it pulled out years ago. The spine still worked—mostly. It showed traffic drift, salvage returns, hull integrity on Dock Two, and a running tally of parts worth selling once the markets stabilized. Most days, it also showed the quiet lie every station tells itself: that the next hour will look enough like the last to be survivable.</w:t>
      </w:r>
    </w:p>
    <w:p w14:paraId="15F0BF8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Prices were down. That much was obvious. There was too much wreckage in orbit and too many hands pulling from it. But wreckage meant supplies—filters, regulators, intact storage cells, the occasional sealed med locker. Hardin was already thinking about what he could convince Ted to look at next. The Talari had added more life to this station in two weeks than it had seen in two years. Pumps that had been decorative now moved fluid. A cracked manifold that everyone had stepped around for months was now pressurized and humming. A place everyone had called dead had begun, stubbornly, to behave like it intended to continue.</w:t>
      </w:r>
    </w:p>
    <w:p w14:paraId="4FF139C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 turned toward the board to mark the intake from Tug Three. He leaned in a little, squinting at the numbers the way a man squints at a future he doesn’t trust.</w:t>
      </w:r>
    </w:p>
    <w:p w14:paraId="74431C1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 was when he saw it.</w:t>
      </w:r>
    </w:p>
    <w:p w14:paraId="4D99045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At first he thought one of the panels had glitched. The starfield behind the docking arm cameras shimmered for a fraction of a second, like heat rising from fresh welds. The sort of distortion you got when optics were dirty or software was tired—or when somebody on the station had bumped the wrong conduit and everything, briefly, forgot which way was up.</w:t>
      </w:r>
    </w:p>
    <w:p w14:paraId="0248EFD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Then there was hull where there hadn’t been hull.</w:t>
      </w:r>
    </w:p>
    <w:p w14:paraId="43263B0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approach vector. No flare. No deceleration burn.</w:t>
      </w:r>
      <w:r w:rsidRPr="003E651D">
        <w:rPr>
          <w:rFonts w:eastAsia="Times New Roman" w:cstheme="minorHAnsi"/>
          <w:kern w:val="0"/>
          <w:sz w:val="24"/>
          <w:szCs w:val="24"/>
          <w14:ligatures w14:val="none"/>
        </w:rPr>
        <w:br/>
        <w:t>Just mass.</w:t>
      </w:r>
    </w:p>
    <w:p w14:paraId="2CB3B4F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Someone at the long table stopped mid-sentence. The galley unit chimed as if offended at being ignored. One of the welders swore softly. The station itself seemed to pause—rotation, breath, habit—like a man who’s heard his own name spoken behind him in a voice he doesn’t recognize.</w:t>
      </w:r>
    </w:p>
    <w:p w14:paraId="0533544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didn’t move. His body had learned something in the war years before the hub was abandoned: motion can be interpreted as invitation.</w:t>
      </w:r>
    </w:p>
    <w:p w14:paraId="1D34359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The external cameras tried to focus. The image sharpened and blurred in uneven pulses, like the optics couldn’t quite decide where the ship began. It was narrow, dark, almost elegant—if you liked your elegance predatory. Not patched. Not salvaged. Not cobbled together from three </w:t>
      </w:r>
      <w:proofErr w:type="spellStart"/>
      <w:r w:rsidRPr="003E651D">
        <w:rPr>
          <w:rFonts w:eastAsia="Times New Roman" w:cstheme="minorHAnsi"/>
          <w:kern w:val="0"/>
          <w:sz w:val="24"/>
          <w:szCs w:val="24"/>
          <w14:ligatures w14:val="none"/>
        </w:rPr>
        <w:t>registrries</w:t>
      </w:r>
      <w:proofErr w:type="spellEnd"/>
      <w:r w:rsidRPr="003E651D">
        <w:rPr>
          <w:rFonts w:eastAsia="Times New Roman" w:cstheme="minorHAnsi"/>
          <w:kern w:val="0"/>
          <w:sz w:val="24"/>
          <w:szCs w:val="24"/>
          <w14:ligatures w14:val="none"/>
        </w:rPr>
        <w:t xml:space="preserve"> like everything else in this system. It had that smooth inevitability of a thing that had never been desperate.</w:t>
      </w:r>
    </w:p>
    <w:p w14:paraId="76F935A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Intact.</w:t>
      </w:r>
    </w:p>
    <w:p w14:paraId="518D1AC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Weapon housings slid open along its flanks with mechanical precision. Not fast. Not dramatic. Just… ready. Like someone rolling up their sleeves without ever raising their voice.</w:t>
      </w:r>
    </w:p>
    <w:p w14:paraId="2D49BBC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improvised sensor array stuttered. The classification script spat out UNKNOWN CONTACT and then tried to assign a transponder ID. It found nothing. No ping. No handshake. No broadcast challenge. The station offered its tired little questions and got back only silence—polite, absolute, and insulting.</w:t>
      </w:r>
    </w:p>
    <w:p w14:paraId="00B5BFE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ship did not hail.</w:t>
      </w:r>
      <w:r w:rsidRPr="003E651D">
        <w:rPr>
          <w:rFonts w:eastAsia="Times New Roman" w:cstheme="minorHAnsi"/>
          <w:kern w:val="0"/>
          <w:sz w:val="24"/>
          <w:szCs w:val="24"/>
          <w14:ligatures w14:val="none"/>
        </w:rPr>
        <w:br/>
        <w:t>It did not drift.</w:t>
      </w:r>
      <w:r w:rsidRPr="003E651D">
        <w:rPr>
          <w:rFonts w:eastAsia="Times New Roman" w:cstheme="minorHAnsi"/>
          <w:kern w:val="0"/>
          <w:sz w:val="24"/>
          <w:szCs w:val="24"/>
          <w14:ligatures w14:val="none"/>
        </w:rPr>
        <w:br/>
        <w:t>It held position beyond the docking arm as if it had always owned that patch of vacuum. As if the laws of motion were something it leased, not something it obeyed.</w:t>
      </w:r>
    </w:p>
    <w:p w14:paraId="5790998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Behind Hardin, someone whispered, “That’s not salvage.”</w:t>
      </w:r>
    </w:p>
    <w:p w14:paraId="615E8CE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one laughed.</w:t>
      </w:r>
    </w:p>
    <w:p w14:paraId="034FB24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felt it in his gut before he let himself think it: this wasn’t random traffic. This wasn’t patrol. This was about the freighter docked two rings over with external tanks waiting to be bolted on and a Talari engineer who had already made too many things work. Trouble didn’t come this clean unless it had been called. And Hardin hadn’t called it—at least not with words.</w:t>
      </w:r>
    </w:p>
    <w:p w14:paraId="237781D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 set the circuit board down very carefully. He did it the way you set down something that might break and cut you if you drop it wrong.</w:t>
      </w:r>
    </w:p>
    <w:p w14:paraId="3ABD27D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“Get Mosby,” he said. “And the Star’s crew. Now.”</w:t>
      </w:r>
    </w:p>
    <w:p w14:paraId="05AD606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He did the math the way he always did—field output versus their nonexistent shields, power density versus their patched reactors, weapon geometry versus a station built out of leftovers. Not hero math. Survival math. The kind that never comes out even.</w:t>
      </w:r>
    </w:p>
    <w:p w14:paraId="67593E3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Twenty-seven souls.</w:t>
      </w:r>
      <w:r w:rsidRPr="003E651D">
        <w:rPr>
          <w:rFonts w:eastAsia="Times New Roman" w:cstheme="minorHAnsi"/>
          <w:kern w:val="0"/>
          <w:sz w:val="24"/>
          <w:szCs w:val="24"/>
          <w14:ligatures w14:val="none"/>
        </w:rPr>
        <w:br/>
        <w:t>Two salvage tugs currently out, hauling fuel tanks meant for the Star.</w:t>
      </w:r>
      <w:r w:rsidRPr="003E651D">
        <w:rPr>
          <w:rFonts w:eastAsia="Times New Roman" w:cstheme="minorHAnsi"/>
          <w:kern w:val="0"/>
          <w:sz w:val="24"/>
          <w:szCs w:val="24"/>
          <w14:ligatures w14:val="none"/>
        </w:rPr>
        <w:br/>
        <w:t xml:space="preserve">One crew member in the </w:t>
      </w:r>
      <w:proofErr w:type="spellStart"/>
      <w:r w:rsidRPr="003E651D">
        <w:rPr>
          <w:rFonts w:eastAsia="Times New Roman" w:cstheme="minorHAnsi"/>
          <w:kern w:val="0"/>
          <w:sz w:val="24"/>
          <w:szCs w:val="24"/>
          <w14:ligatures w14:val="none"/>
        </w:rPr>
        <w:t>autodoc</w:t>
      </w:r>
      <w:proofErr w:type="spellEnd"/>
      <w:r w:rsidRPr="003E651D">
        <w:rPr>
          <w:rFonts w:eastAsia="Times New Roman" w:cstheme="minorHAnsi"/>
          <w:kern w:val="0"/>
          <w:sz w:val="24"/>
          <w:szCs w:val="24"/>
          <w14:ligatures w14:val="none"/>
        </w:rPr>
        <w:t>, nearly finished with treatment.</w:t>
      </w:r>
      <w:r w:rsidRPr="003E651D">
        <w:rPr>
          <w:rFonts w:eastAsia="Times New Roman" w:cstheme="minorHAnsi"/>
          <w:kern w:val="0"/>
          <w:sz w:val="24"/>
          <w:szCs w:val="24"/>
          <w14:ligatures w14:val="none"/>
        </w:rPr>
        <w:br/>
        <w:t>One freighter docked and half-fitted for a long run into empty space.</w:t>
      </w:r>
      <w:r w:rsidRPr="003E651D">
        <w:rPr>
          <w:rFonts w:eastAsia="Times New Roman" w:cstheme="minorHAnsi"/>
          <w:kern w:val="0"/>
          <w:sz w:val="24"/>
          <w:szCs w:val="24"/>
          <w14:ligatures w14:val="none"/>
        </w:rPr>
        <w:br/>
        <w:t>Hands that were very good at improvisation and very bad at fighting warships. A place built for endurance, not confrontation.</w:t>
      </w:r>
    </w:p>
    <w:p w14:paraId="65B3BCA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“Close the outer salvage doors,” he said quietly. “Bring Tug Three in if they’re within burn range. No panic calls.” If panic got into the vents, it would spread faster than fire.</w:t>
      </w:r>
    </w:p>
    <w:p w14:paraId="3B59779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“Should we challenge?” Lira asked.</w:t>
      </w:r>
    </w:p>
    <w:p w14:paraId="724D875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looked at the display again.</w:t>
      </w:r>
    </w:p>
    <w:p w14:paraId="234CEF6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ship was close enough that he could see the way its hull swallowed the station lights. Close enough that if it fired, there would be no second decision to make. A clean shot would turn this whole ring into particulate and opinions.</w:t>
      </w:r>
    </w:p>
    <w:p w14:paraId="5988956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“Challenge what?” he said, not unkindly. The question was almost gentle. The answer was anything but.</w:t>
      </w:r>
    </w:p>
    <w:p w14:paraId="67D7CA6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wall display blinked.</w:t>
      </w:r>
    </w:p>
    <w:p w14:paraId="5C7DEB8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docking request appeared in their system.</w:t>
      </w:r>
    </w:p>
    <w:p w14:paraId="65C06BE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Not broadcast. Not transmitted across open bands. It simply populated the queue with the correct authorization tags, formatted to the station’s outdated protocol stack like it had been written from the inside. Whoever sent it knew exactly which modules the company had disabled before leaving—and which ones Hardin had re-enabled to keep the place alive. It wasn’t hacking. It was familiarity. Like a stranger walking into your kitchen and reaching for the right drawer without looking.</w:t>
      </w:r>
    </w:p>
    <w:p w14:paraId="21F89E6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felt something cold settle behind his ribs. Not fear, exactly—fear was loud. This was the quieter realization that your walls are symbolic.</w:t>
      </w:r>
    </w:p>
    <w:p w14:paraId="59E1268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hadn’t been scanned loudly.</w:t>
      </w:r>
      <w:r w:rsidRPr="003E651D">
        <w:rPr>
          <w:rFonts w:eastAsia="Times New Roman" w:cstheme="minorHAnsi"/>
          <w:kern w:val="0"/>
          <w:sz w:val="24"/>
          <w:szCs w:val="24"/>
          <w14:ligatures w14:val="none"/>
        </w:rPr>
        <w:br/>
        <w:t>They’d been read. Not measured. Not cataloged. Read—like a file. Like a confession.</w:t>
      </w:r>
    </w:p>
    <w:p w14:paraId="2D8F54A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He glanced around the room—the tables, the patched bulkheads, the half-eaten meal trays, the salvage bins. This wasn’t a military outpost. It wasn’t even a real station anymore. It was a </w:t>
      </w:r>
      <w:r w:rsidRPr="003E651D">
        <w:rPr>
          <w:rFonts w:eastAsia="Times New Roman" w:cstheme="minorHAnsi"/>
          <w:kern w:val="0"/>
          <w:sz w:val="24"/>
          <w:szCs w:val="24"/>
          <w14:ligatures w14:val="none"/>
        </w:rPr>
        <w:lastRenderedPageBreak/>
        <w:t>group of tired people making something livable out of catastrophe. That was the crime, apparently. Survival without permission.</w:t>
      </w:r>
    </w:p>
    <w:p w14:paraId="6EAFFF3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If he refused, what happened next would not be a negotiation. Negotiation required shared assumptions. This thing had brought its own.</w:t>
      </w:r>
    </w:p>
    <w:p w14:paraId="70DF75D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“Cycle Dock Two,” he said.</w:t>
      </w:r>
    </w:p>
    <w:p w14:paraId="47B8993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Dock Two was the farthest working berth from the habitation cluster. The longest walk. The most bulkheads between the corvette and the people who actually lived here. Distance wasn’t safety, but it was time—and time was all Hardin ever had to spend.</w:t>
      </w:r>
    </w:p>
    <w:p w14:paraId="0FDB94C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few of the others looked at him.</w:t>
      </w:r>
    </w:p>
    <w:p w14:paraId="75E8359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“You’re letting it in?” someone asked.</w:t>
      </w:r>
    </w:p>
    <w:p w14:paraId="685BE53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“I’m not letting it do anything,” Hardin replied. “I’m making sure it doesn’t decide to.” He heard his own voice and hated how steady it sounded, like he was already negotiating terms with gravity.</w:t>
      </w:r>
    </w:p>
    <w:p w14:paraId="28769F8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Outside, the docking arm extended. Its hydraulics whined louder than usual, embarrassed by their own age. The corvette adjusted by a fraction—no visible thrusters, no corrective jets—and slid into alignment with uncanny precision. It moved the way a thought moves when it’s certain it’s right.</w:t>
      </w:r>
    </w:p>
    <w:p w14:paraId="69D3626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clamps engaged.</w:t>
      </w:r>
    </w:p>
    <w:p w14:paraId="6D73BBA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vibration traveled through the deck plating and into the soles of Hardin’s boots. It didn’t feel like docking. It felt like a lock turning.</w:t>
      </w:r>
    </w:p>
    <w:p w14:paraId="0BF2B72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Only then did someone in the galley remember to breathe.</w:t>
      </w:r>
    </w:p>
    <w:p w14:paraId="79694A1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Footsteps pounded down the corridor behind him.</w:t>
      </w:r>
    </w:p>
    <w:p w14:paraId="574BC53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came in first, still in work boots, jaw tight. Sael a half-step behind followed by Ted. Ted moved like his body had agreed to obey only because his mind required it.</w:t>
      </w:r>
    </w:p>
    <w:p w14:paraId="10D9DB2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“What’s up—” Mosby began.</w:t>
      </w:r>
    </w:p>
    <w:p w14:paraId="10B9FB0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 saw the screen.</w:t>
      </w:r>
    </w:p>
    <w:p w14:paraId="49E11A4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“Oh.”</w:t>
      </w:r>
    </w:p>
    <w:p w14:paraId="5BBA1FF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one needed to explain it.</w:t>
      </w:r>
    </w:p>
    <w:p w14:paraId="0E68F81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Hardin kept his eyes on the camera feed as the dark hull settled against patched metal. Whatever this was about, it had not come for scrap. It had come for something that didn’t know how to hide.</w:t>
      </w:r>
    </w:p>
    <w:p w14:paraId="6C03188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demand did not come over an open channel.</w:t>
      </w:r>
    </w:p>
    <w:p w14:paraId="4DD18C8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It arrived the same way the docking request had—quietly, directly, inserted into the station’s internal routing queue with the correct formatting and the correct authority tags.</w:t>
      </w:r>
    </w:p>
    <w:p w14:paraId="7B09C10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ELLIS VAR — ACTING STEWARD, LOGISTICS NODE K-27</w:t>
      </w:r>
      <w:r w:rsidRPr="003E651D">
        <w:rPr>
          <w:rFonts w:eastAsia="Times New Roman" w:cstheme="minorHAnsi"/>
          <w:kern w:val="0"/>
          <w:sz w:val="24"/>
          <w:szCs w:val="24"/>
          <w14:ligatures w14:val="none"/>
        </w:rPr>
        <w:br/>
        <w:t>SURRENDER CALEB MOSBY, REGISTERED MASTER OF TRADER VESSEL FARTHER STAR, AND SAEL VARENI IR’ELISAND.</w:t>
      </w:r>
    </w:p>
    <w:p w14:paraId="403F388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read it once.</w:t>
      </w:r>
      <w:r w:rsidRPr="003E651D">
        <w:rPr>
          <w:rFonts w:eastAsia="Times New Roman" w:cstheme="minorHAnsi"/>
          <w:kern w:val="0"/>
          <w:sz w:val="24"/>
          <w:szCs w:val="24"/>
          <w14:ligatures w14:val="none"/>
        </w:rPr>
        <w:br/>
        <w:t>Then again. As if repetition might turn it into a mistake.</w:t>
      </w:r>
    </w:p>
    <w:p w14:paraId="54679C9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There was no threat appended. No countdown. No mention of weapons.</w:t>
      </w:r>
      <w:r w:rsidRPr="003E651D">
        <w:rPr>
          <w:rFonts w:eastAsia="Times New Roman" w:cstheme="minorHAnsi"/>
          <w:kern w:val="0"/>
          <w:sz w:val="24"/>
          <w:szCs w:val="24"/>
          <w14:ligatures w14:val="none"/>
        </w:rPr>
        <w:br/>
        <w:t>They did not need to say it.</w:t>
      </w:r>
    </w:p>
    <w:p w14:paraId="25EED34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On the wall display, the corvette remained steady beyond the docking arm. Weapon housings open. Power signatures climbing, then settling into a patient, sustainable plateau. Not the flare of intimidation. The comfort of certainty.</w:t>
      </w:r>
    </w:p>
    <w:p w14:paraId="562CFC4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let out a slow breath. “Well,” he said quietly. “That’s personal.”</w:t>
      </w:r>
    </w:p>
    <w:p w14:paraId="16D6F85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said nothing. Her eyes moved once across the ops board—traffic drift, hull integrity, Dock Two status, the Farther Star’s outline with her racks still empty and her external pumps exposed. Calculations ran. None ended well. She looked like a woman measuring angles for a fall she already knew was coming.</w:t>
      </w:r>
    </w:p>
    <w:p w14:paraId="50015B6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want you,” Hardin said.</w:t>
      </w:r>
    </w:p>
    <w:p w14:paraId="5F1C2A5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“Yeah,” Mosby replied.</w:t>
      </w:r>
    </w:p>
    <w:p w14:paraId="56909CE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didn’t look at him. He looked at the room. Twenty-seven souls. Salvage bins. Half-eaten trays. The welders who had stopped arguing. The improvised bulkhead that kept the cold out. A whole small civilization balanced on a few pumps and shared stubbornness.</w:t>
      </w:r>
    </w:p>
    <w:p w14:paraId="04E103B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“If I refuse,” Hardin said carefully, “they don’t argue. They demonstrate.”</w:t>
      </w:r>
    </w:p>
    <w:p w14:paraId="4758789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one challenged that.</w:t>
      </w:r>
    </w:p>
    <w:p w14:paraId="2817356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folded her hands loosely behind her back. “They could have boarded already,” she said. “They chose not to.”</w:t>
      </w:r>
    </w:p>
    <w:p w14:paraId="1D67EC7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“They’re making it clean,” Mosby said. “Clean” was what you called cruelty when it wore gloves.</w:t>
      </w:r>
    </w:p>
    <w:p w14:paraId="36E7280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Hardin’s jaw tightened. This wasn’t some stray patrol. He had let a damaged freighter dock. He had let them weld pumps to the hull. Bolt salvage tanks onto Dock Three. He had let trouble follow them home. He had said yes to people who looked like they needed it. It was an old habit. It had never been safe.</w:t>
      </w:r>
    </w:p>
    <w:p w14:paraId="5CF6B6F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 brought you in,” Hardin said flatly.</w:t>
      </w:r>
    </w:p>
    <w:p w14:paraId="7FD5B3D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met his eyes. “You gave us dock. Fuel. Time. That counts.”</w:t>
      </w:r>
    </w:p>
    <w:p w14:paraId="4461FD7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“It doesn’t count against a corvette,” Hardin snapped, more sharply than he intended. The anger surprised him—not because it existed, but because it had found a target it could reach.</w:t>
      </w:r>
    </w:p>
    <w:p w14:paraId="7E46033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Silence stretched.</w:t>
      </w:r>
    </w:p>
    <w:p w14:paraId="5EF6434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corvette’s hull swallowed the station lights without reflection.</w:t>
      </w:r>
    </w:p>
    <w:p w14:paraId="287FBCA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exhaled slowly, the anger draining into something steadier. “You don’t step in front of this for me,” he said. “You walk because you choose to.” He made himself say it like a rule, because rules were easier to survive than guilt.</w:t>
      </w:r>
    </w:p>
    <w:p w14:paraId="477545E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nodded once. “I choose to.” He said it the way men say yes when they’ve already weighed the no and found it heavier.</w:t>
      </w:r>
    </w:p>
    <w:p w14:paraId="7907BD0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Hardin’s gaze hardened. “You’ll walk from here to Dock Two. They’ve agreed.”</w:t>
      </w:r>
    </w:p>
    <w:p w14:paraId="38ECB1E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brow lifted slightly. “They did?”</w:t>
      </w:r>
    </w:p>
    <w:p w14:paraId="6B70DEE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ops board blinked again.</w:t>
      </w:r>
    </w:p>
    <w:p w14:paraId="642324E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DOCK TWO AUTHORIZATION CONFIRMED.</w:t>
      </w:r>
      <w:r w:rsidRPr="003E651D">
        <w:rPr>
          <w:rFonts w:eastAsia="Times New Roman" w:cstheme="minorHAnsi"/>
          <w:kern w:val="0"/>
          <w:sz w:val="24"/>
          <w:szCs w:val="24"/>
          <w14:ligatures w14:val="none"/>
        </w:rPr>
        <w:br/>
        <w:t>MOSBY AND SAEL — PROCEED ON FOOT.</w:t>
      </w:r>
      <w:r w:rsidRPr="003E651D">
        <w:rPr>
          <w:rFonts w:eastAsia="Times New Roman" w:cstheme="minorHAnsi"/>
          <w:kern w:val="0"/>
          <w:sz w:val="24"/>
          <w:szCs w:val="24"/>
          <w14:ligatures w14:val="none"/>
        </w:rPr>
        <w:br/>
        <w:t>NO ESCORT.</w:t>
      </w:r>
    </w:p>
    <w:p w14:paraId="334C3AC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formatting matched the first message. Integrated. Internal. As if it had always been part of the system. Like the station had been built, from the beginning, for their convenience.</w:t>
      </w:r>
    </w:p>
    <w:p w14:paraId="0E78350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Sael’s gaze flicked once toward the Star’s schematic—fuel racks empty, tank cradles half-welded into place, lines hanging open like veins waiting to be connected. Her eyes lingered there a beat too long, and Hardin thought: she’s already counting what she’ll have to steal from fate.</w:t>
      </w:r>
    </w:p>
    <w:p w14:paraId="3497C2C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“They’re confident,” she said.</w:t>
      </w:r>
    </w:p>
    <w:p w14:paraId="3D18600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should be,” Hardin replied.</w:t>
      </w:r>
    </w:p>
    <w:p w14:paraId="6B29B40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Ted spoke from across the room where he sat on an overturned crate, one sleeve rolled back from fresh sealant lines and still favoring his left side when he shifted. “They are correct in their assessment,” he said calmly. “We cannot outrun them. And the station cannot withstand a demonstration.” He sounded almost conversational, which made it worse.</w:t>
      </w:r>
    </w:p>
    <w:p w14:paraId="39ED550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looked at him for a long moment. “I don’t want to hand you over,” he said. It came out rougher than he intended. Not because Ted needed saving—Ted was beyond pity—but because Hardin didn’t like being told who belonged to whom.</w:t>
      </w:r>
    </w:p>
    <w:p w14:paraId="60E4B72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gave him a thin half-smile. “You’re not. We’re walking.”</w:t>
      </w:r>
    </w:p>
    <w:p w14:paraId="41532E6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It was a small distinction.</w:t>
      </w:r>
      <w:r w:rsidRPr="003E651D">
        <w:rPr>
          <w:rFonts w:eastAsia="Times New Roman" w:cstheme="minorHAnsi"/>
          <w:kern w:val="0"/>
          <w:sz w:val="24"/>
          <w:szCs w:val="24"/>
          <w14:ligatures w14:val="none"/>
        </w:rPr>
        <w:br/>
        <w:t>It mattered. It was the difference between surrender and choice, and men had died for less.</w:t>
      </w:r>
    </w:p>
    <w:p w14:paraId="2F2914F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Behind them, Rheva had gone very still.</w:t>
      </w:r>
    </w:p>
    <w:p w14:paraId="5615395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wasn’t looking at the corvette. She was looking at the station schematic—Dock Two glowing amber, pressure doors marked in pale blue, clamp control nodes flagged in tired red. Her stillness wasn’t fear. It was attention sharpening into intent.</w:t>
      </w:r>
    </w:p>
    <w:p w14:paraId="0746A07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stepped closer to Ted.</w:t>
      </w:r>
    </w:p>
    <w:p w14:paraId="3B87D75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“How much authority do they have inside our system?” she asked quietly.</w:t>
      </w:r>
    </w:p>
    <w:p w14:paraId="655D0F1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“Enough,” Ted replied. “But not all.”</w:t>
      </w:r>
    </w:p>
    <w:p w14:paraId="3E18506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shot her a look.</w:t>
      </w:r>
    </w:p>
    <w:p w14:paraId="45D0521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didn’t return it.</w:t>
      </w:r>
    </w:p>
    <w:p w14:paraId="63EAD0D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“If a docking arm were to experience mechanical latency,” she continued mildly, “would that be immediately traceable?”</w:t>
      </w:r>
    </w:p>
    <w:p w14:paraId="425AABA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Ted’s head tilted slightly—not confusion, not surprise. Recognition. “Not if the fault originated in aging hydraulic relays,” he said. “Dock Two possesses several that predate the company withdrawal.” His tone was careful, almost polite, as if discussing weather.</w:t>
      </w:r>
    </w:p>
    <w:p w14:paraId="2B7941C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understood then. Not the details. The direction. A plan, assembling itself out of old parts—like everything else they did here.</w:t>
      </w:r>
    </w:p>
    <w:p w14:paraId="65DD23A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“This is not a war,” he said sharply.</w:t>
      </w:r>
    </w:p>
    <w:p w14:paraId="6FAE2FA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Rheva agreed. “It is leverage.” And leverage, Hardin thought, was how the small survived the large. You didn’t win. You shifted weight until something expensive bent.</w:t>
      </w:r>
    </w:p>
    <w:p w14:paraId="0868413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Her gaze shifted to the bulkhead control cluster.</w:t>
      </w:r>
    </w:p>
    <w:p w14:paraId="229B93F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“Dock Two is the farthest functioning berth,” she said. “Between here and there are six pressure doors. Four still respond to remote override.” She spoke with the mildness of a woman describing a hallway, but her eyes were already walking it.</w:t>
      </w:r>
    </w:p>
    <w:p w14:paraId="4587ECD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Ted rose carefully this time, not fragile but aware of the stiffness in his side. He moved closer to the display. His eyes unfocused briefly—not from injury, but from that quiet Talari exchange that did not require raised voices. Data passed in glances. Timing. Load tolerances. Failure windows measured in fractions. Hardin couldn’t follow it, but he could feel its shape: a language built for survival and restraint.</w:t>
      </w:r>
    </w:p>
    <w:p w14:paraId="0A955E2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 nodded once.</w:t>
      </w:r>
    </w:p>
    <w:p w14:paraId="1F49CF8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watched without interrupting. He didn’t need the circuitry. He only needed to know something would happen if it had to. Mosby’s kind of competence was older than the station: the competence of men who keep moving because stopping gives the universe time to aim.</w:t>
      </w:r>
    </w:p>
    <w:p w14:paraId="6DABC50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“If something happens,” Sael said quietly, “it needs to look like it was an accident. No blowback onto the people here.”</w:t>
      </w:r>
    </w:p>
    <w:p w14:paraId="71B1E2C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stared at her.</w:t>
      </w:r>
    </w:p>
    <w:p w14:paraId="50569CB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“You’ve done this before,” he said.</w:t>
      </w:r>
    </w:p>
    <w:p w14:paraId="25C765B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“I’ve studied people who have,” she replied. Her voice was steady, but Hardin heard what sat underneath it: familiarity with ugly necessities.</w:t>
      </w:r>
    </w:p>
    <w:p w14:paraId="6D95BE4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ops board blinked again.</w:t>
      </w:r>
    </w:p>
    <w:p w14:paraId="24B258E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COMPLIANCE STATUS — UPDATE.</w:t>
      </w:r>
    </w:p>
    <w:p w14:paraId="69087F8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escalation. No impatience.</w:t>
      </w:r>
      <w:r w:rsidRPr="003E651D">
        <w:rPr>
          <w:rFonts w:eastAsia="Times New Roman" w:cstheme="minorHAnsi"/>
          <w:kern w:val="0"/>
          <w:sz w:val="24"/>
          <w:szCs w:val="24"/>
          <w14:ligatures w14:val="none"/>
        </w:rPr>
        <w:br/>
        <w:t>Just presence. A reminder that they were still being watched by something that didn’t need to blink.</w:t>
      </w:r>
    </w:p>
    <w:p w14:paraId="061195C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stepped forward and keyed the response himself.</w:t>
      </w:r>
    </w:p>
    <w:p w14:paraId="6BAB68B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DOCK TWO CYCLING.</w:t>
      </w:r>
      <w:r w:rsidRPr="003E651D">
        <w:rPr>
          <w:rFonts w:eastAsia="Times New Roman" w:cstheme="minorHAnsi"/>
          <w:kern w:val="0"/>
          <w:sz w:val="24"/>
          <w:szCs w:val="24"/>
          <w14:ligatures w14:val="none"/>
        </w:rPr>
        <w:br/>
        <w:t>MOSBY AND SAEL EN ROUTE ON FOOT.</w:t>
      </w:r>
      <w:r w:rsidRPr="003E651D">
        <w:rPr>
          <w:rFonts w:eastAsia="Times New Roman" w:cstheme="minorHAnsi"/>
          <w:kern w:val="0"/>
          <w:sz w:val="24"/>
          <w:szCs w:val="24"/>
          <w14:ligatures w14:val="none"/>
        </w:rPr>
        <w:br/>
        <w:t>NO ADDITIONAL PERSONNEL.</w:t>
      </w:r>
    </w:p>
    <w:p w14:paraId="29DD905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reply came almost instantly.</w:t>
      </w:r>
    </w:p>
    <w:p w14:paraId="33F6713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ACKNOWLEDGED. As if the station were a clerk and the corvette were the law.</w:t>
      </w:r>
    </w:p>
    <w:p w14:paraId="1062BD4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adjusted his jacket as if heading into a routine inspection. “Guess we’re going for a walk.”</w:t>
      </w:r>
    </w:p>
    <w:p w14:paraId="3704F6C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fell into step beside him.</w:t>
      </w:r>
    </w:p>
    <w:p w14:paraId="547C3F4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As they moved toward the corridor, Mosby paused long enough to murmur low to Hardin:</w:t>
      </w:r>
    </w:p>
    <w:p w14:paraId="3D93905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“Between here and Dock Two,” he said, “get your young and fast to clear people from the route. And make sure nobody stands under anything heavy.” His eyes flicked, briefly, to the overhead runs—pipes, brackets, old masses held up by habit and luck.</w:t>
      </w:r>
    </w:p>
    <w:p w14:paraId="6114E00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gave a tight nod.</w:t>
      </w:r>
    </w:p>
    <w:p w14:paraId="78E41E0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 turned immediately. “Jace. Lira. Clear the corridor to Dock Two. Anyone not essential gets off the spine and into sealed compartments. Move.”</w:t>
      </w:r>
    </w:p>
    <w:p w14:paraId="6260BB1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panic. Just motion. Panic was a luxury. Motion was a rule.</w:t>
      </w:r>
    </w:p>
    <w:p w14:paraId="33F59B2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Behind them, Rheva was already slipping toward the maintenance access spine with a data slate in her hand.</w:t>
      </w:r>
    </w:p>
    <w:p w14:paraId="704DD31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Ted moved with her—measured, deliberate, not fully comfortable but steady.</w:t>
      </w:r>
    </w:p>
    <w:p w14:paraId="74A76AA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“Friend Hardin,” he said softly, “I will require temporary access to Dock Two clamp control subroutines.”</w:t>
      </w:r>
    </w:p>
    <w:p w14:paraId="55B4428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looked at the dark hull outside the viewport.</w:t>
      </w:r>
    </w:p>
    <w:p w14:paraId="7F69A44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Twenty-seven souls.</w:t>
      </w:r>
    </w:p>
    <w:p w14:paraId="12D083E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“Don’t break my station,” he said.</w:t>
      </w:r>
    </w:p>
    <w:p w14:paraId="6460E04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Ted’s expression did not change. “Breaking” meant different things to Ted than it did to most men.</w:t>
      </w:r>
    </w:p>
    <w:p w14:paraId="7389CA5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 will attempt moderation.”</w:t>
      </w:r>
    </w:p>
    <w:p w14:paraId="0823E8F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Down the corridor, Mosby and Sael walked toward the docking ring where the shadow ship waited.</w:t>
      </w:r>
    </w:p>
    <w:p w14:paraId="64ADD7B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Behind them, something quiet and deliberate had begun to move.</w:t>
      </w:r>
    </w:p>
    <w:p w14:paraId="7C3AB02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and Sael walked.</w:t>
      </w:r>
    </w:p>
    <w:p w14:paraId="7285768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corridor lights had been raised ahead of them. With only twenty-seven people aboard, clearing a path didn’t look like evacuation. It looked like neighbors stepping out of the way. Hands moved, doors cycled, faces turned away—not from shame, but from the desperate politeness of people refusing to make suffering into spectacle.</w:t>
      </w:r>
    </w:p>
    <w:p w14:paraId="052009B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pressure door sealed behind them with a solid, final click.</w:t>
      </w:r>
    </w:p>
    <w:p w14:paraId="39212C5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Metal rang under Mosby’s boots. Each step sounded louder than it should have, as if the station were keeping count.</w:t>
      </w:r>
    </w:p>
    <w:p w14:paraId="48ADBE7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“What do you know about them?” he asked quietly.</w:t>
      </w:r>
    </w:p>
    <w:p w14:paraId="4C6FFCE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didn’t look at him. “They prefer outcomes to arguments.” She sounded like she was reciting doctrine she hated.</w:t>
      </w:r>
    </w:p>
    <w:p w14:paraId="7F45C31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“That’s not helpful.”</w:t>
      </w:r>
    </w:p>
    <w:p w14:paraId="325A4AC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are not a state. They are not a fleet. They are a network of aligned interests.” She kept her pace steady. “They influence markets. Infrastructure. Defense procurement. Insurance models. They do not take power publicly. They make power dependent.” Her words had the taste of briefing-room air.</w:t>
      </w:r>
    </w:p>
    <w:p w14:paraId="4CF2C2A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“And when dependence becomes permanent?”</w:t>
      </w:r>
    </w:p>
    <w:p w14:paraId="18215F4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call it stability.”</w:t>
      </w:r>
    </w:p>
    <w:p w14:paraId="5350D08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let out a breath. “And they’re here because…?”</w:t>
      </w:r>
    </w:p>
    <w:p w14:paraId="5E5CAB8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hesitated a fraction. “Because something has been disrupting their projections.” It cost her to say even that much.</w:t>
      </w:r>
    </w:p>
    <w:p w14:paraId="242E184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 got his attention.</w:t>
      </w:r>
    </w:p>
    <w:p w14:paraId="1765AC9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“Projections of what?”</w:t>
      </w:r>
    </w:p>
    <w:p w14:paraId="329AE61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didn’t answer.</w:t>
      </w:r>
    </w:p>
    <w:p w14:paraId="7B78B90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They reached the final stretch before Dock Two.</w:t>
      </w:r>
    </w:p>
    <w:p w14:paraId="615FD4E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Two figures waited in the corridor.</w:t>
      </w:r>
    </w:p>
    <w:p w14:paraId="3477902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were not blocking the way. Positioned slightly to the side, as if this were a scheduled meeting in a municipal office rather than an armed corvette docked at the end of the spine. They had the stillness of people who didn’t need walls to feel safe.</w:t>
      </w:r>
    </w:p>
    <w:p w14:paraId="69E16FF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Their clothing was structured and muted—charcoal fabric that shifted subtly with posture, tailored without visible seams. No insignia. No weapons displayed.</w:t>
      </w:r>
      <w:r w:rsidRPr="003E651D">
        <w:rPr>
          <w:rFonts w:eastAsia="Times New Roman" w:cstheme="minorHAnsi"/>
          <w:kern w:val="0"/>
          <w:sz w:val="24"/>
          <w:szCs w:val="24"/>
          <w14:ligatures w14:val="none"/>
        </w:rPr>
        <w:br/>
        <w:t>They looked like senior auditors. Or undertakers who preferred their work tidy.</w:t>
      </w:r>
    </w:p>
    <w:p w14:paraId="0891747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One inclined their head.</w:t>
      </w:r>
    </w:p>
    <w:p w14:paraId="4F2D6D8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“Trader Caleb Mosby,” they said evenly. “Sael </w:t>
      </w:r>
      <w:proofErr w:type="spellStart"/>
      <w:r w:rsidRPr="003E651D">
        <w:rPr>
          <w:rFonts w:eastAsia="Times New Roman" w:cstheme="minorHAnsi"/>
          <w:kern w:val="0"/>
          <w:sz w:val="24"/>
          <w:szCs w:val="24"/>
          <w14:ligatures w14:val="none"/>
        </w:rPr>
        <w:t>Vareni</w:t>
      </w:r>
      <w:proofErr w:type="spellEnd"/>
      <w:r w:rsidRPr="003E651D">
        <w:rPr>
          <w:rFonts w:eastAsia="Times New Roman" w:cstheme="minorHAnsi"/>
          <w:kern w:val="0"/>
          <w:sz w:val="24"/>
          <w:szCs w:val="24"/>
          <w14:ligatures w14:val="none"/>
        </w:rPr>
        <w:t xml:space="preserve"> </w:t>
      </w:r>
      <w:proofErr w:type="spellStart"/>
      <w:r w:rsidRPr="003E651D">
        <w:rPr>
          <w:rFonts w:eastAsia="Times New Roman" w:cstheme="minorHAnsi"/>
          <w:kern w:val="0"/>
          <w:sz w:val="24"/>
          <w:szCs w:val="24"/>
          <w14:ligatures w14:val="none"/>
        </w:rPr>
        <w:t>ir’Elisand</w:t>
      </w:r>
      <w:proofErr w:type="spellEnd"/>
      <w:r w:rsidRPr="003E651D">
        <w:rPr>
          <w:rFonts w:eastAsia="Times New Roman" w:cstheme="minorHAnsi"/>
          <w:kern w:val="0"/>
          <w:sz w:val="24"/>
          <w:szCs w:val="24"/>
          <w14:ligatures w14:val="none"/>
        </w:rPr>
        <w:t>.”</w:t>
      </w:r>
    </w:p>
    <w:p w14:paraId="1CD03A7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accusation. No greeting. Just correct names, spoken like coordinates.</w:t>
      </w:r>
    </w:p>
    <w:p w14:paraId="7B5F162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asked for us,” Mosby said.</w:t>
      </w:r>
    </w:p>
    <w:p w14:paraId="09E1E83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requested your presence,” the first replied. “You complied.”</w:t>
      </w:r>
    </w:p>
    <w:p w14:paraId="3A95ED7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narrow projection pane flickered to life near the second agent’s wrist. Data scrolled—clean, sparse, curated.</w:t>
      </w:r>
    </w:p>
    <w:p w14:paraId="24C4525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“You are present at the </w:t>
      </w:r>
      <w:proofErr w:type="spellStart"/>
      <w:r w:rsidRPr="003E651D">
        <w:rPr>
          <w:rFonts w:eastAsia="Times New Roman" w:cstheme="minorHAnsi"/>
          <w:kern w:val="0"/>
          <w:sz w:val="24"/>
          <w:szCs w:val="24"/>
          <w14:ligatures w14:val="none"/>
        </w:rPr>
        <w:t>Dawnreach</w:t>
      </w:r>
      <w:proofErr w:type="spellEnd"/>
      <w:r w:rsidRPr="003E651D">
        <w:rPr>
          <w:rFonts w:eastAsia="Times New Roman" w:cstheme="minorHAnsi"/>
          <w:kern w:val="0"/>
          <w:sz w:val="24"/>
          <w:szCs w:val="24"/>
          <w14:ligatures w14:val="none"/>
        </w:rPr>
        <w:t xml:space="preserve"> failure,” the second said.</w:t>
      </w:r>
    </w:p>
    <w:p w14:paraId="1A969D9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“So were hundreds of ships,” Mosby replied.</w:t>
      </w:r>
    </w:p>
    <w:p w14:paraId="1F29154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“Yes,” the first agreed. “Most of them did not become a point of convergence.”</w:t>
      </w:r>
    </w:p>
    <w:p w14:paraId="06223A0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jaw tightened. “Convergence with what?”</w:t>
      </w:r>
    </w:p>
    <w:p w14:paraId="6A1A0F3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second agent did not answer him. Their gaze slid—subtle, precise—to Sael.</w:t>
      </w:r>
    </w:p>
    <w:p w14:paraId="04C5980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t>
      </w:r>
      <w:proofErr w:type="spellStart"/>
      <w:r w:rsidRPr="003E651D">
        <w:rPr>
          <w:rFonts w:eastAsia="Times New Roman" w:cstheme="minorHAnsi"/>
          <w:kern w:val="0"/>
          <w:sz w:val="24"/>
          <w:szCs w:val="24"/>
          <w14:ligatures w14:val="none"/>
        </w:rPr>
        <w:t>Lysara</w:t>
      </w:r>
      <w:proofErr w:type="spellEnd"/>
      <w:r w:rsidRPr="003E651D">
        <w:rPr>
          <w:rFonts w:eastAsia="Times New Roman" w:cstheme="minorHAnsi"/>
          <w:kern w:val="0"/>
          <w:sz w:val="24"/>
          <w:szCs w:val="24"/>
          <w14:ligatures w14:val="none"/>
        </w:rPr>
        <w:t>,” the second said. “During the war.”</w:t>
      </w:r>
    </w:p>
    <w:p w14:paraId="2B670EF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didn’t blink. “</w:t>
      </w:r>
      <w:proofErr w:type="spellStart"/>
      <w:r w:rsidRPr="003E651D">
        <w:rPr>
          <w:rFonts w:eastAsia="Times New Roman" w:cstheme="minorHAnsi"/>
          <w:kern w:val="0"/>
          <w:sz w:val="24"/>
          <w:szCs w:val="24"/>
          <w14:ligatures w14:val="none"/>
        </w:rPr>
        <w:t>Lysara</w:t>
      </w:r>
      <w:proofErr w:type="spellEnd"/>
      <w:r w:rsidRPr="003E651D">
        <w:rPr>
          <w:rFonts w:eastAsia="Times New Roman" w:cstheme="minorHAnsi"/>
          <w:kern w:val="0"/>
          <w:sz w:val="24"/>
          <w:szCs w:val="24"/>
          <w14:ligatures w14:val="none"/>
        </w:rPr>
        <w:t xml:space="preserve"> was a graveyard with a radio.”</w:t>
      </w:r>
    </w:p>
    <w:p w14:paraId="2BB6680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“And yet,” the first continued, “within two hours of Consular </w:t>
      </w:r>
      <w:proofErr w:type="spellStart"/>
      <w:r w:rsidRPr="003E651D">
        <w:rPr>
          <w:rFonts w:eastAsia="Times New Roman" w:cstheme="minorHAnsi"/>
          <w:kern w:val="0"/>
          <w:sz w:val="24"/>
          <w:szCs w:val="24"/>
          <w14:ligatures w14:val="none"/>
        </w:rPr>
        <w:t>Vareni’s</w:t>
      </w:r>
      <w:proofErr w:type="spellEnd"/>
      <w:r w:rsidRPr="003E651D">
        <w:rPr>
          <w:rFonts w:eastAsia="Times New Roman" w:cstheme="minorHAnsi"/>
          <w:kern w:val="0"/>
          <w:sz w:val="24"/>
          <w:szCs w:val="24"/>
          <w14:ligatures w14:val="none"/>
        </w:rPr>
        <w:t xml:space="preserve"> arrival in that sector, a classified Concord inquiry team mobilized. A </w:t>
      </w:r>
      <w:proofErr w:type="spellStart"/>
      <w:r w:rsidRPr="003E651D">
        <w:rPr>
          <w:rFonts w:eastAsia="Times New Roman" w:cstheme="minorHAnsi"/>
          <w:kern w:val="0"/>
          <w:sz w:val="24"/>
          <w:szCs w:val="24"/>
          <w14:ligatures w14:val="none"/>
        </w:rPr>
        <w:t>Thalean</w:t>
      </w:r>
      <w:proofErr w:type="spellEnd"/>
      <w:r w:rsidRPr="003E651D">
        <w:rPr>
          <w:rFonts w:eastAsia="Times New Roman" w:cstheme="minorHAnsi"/>
          <w:kern w:val="0"/>
          <w:sz w:val="24"/>
          <w:szCs w:val="24"/>
          <w14:ligatures w14:val="none"/>
        </w:rPr>
        <w:t xml:space="preserve"> liaison followed shortly thereafter.”</w:t>
      </w:r>
    </w:p>
    <w:p w14:paraId="0FC0F0B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head turned sharply toward Sael. “Your arrival.”</w:t>
      </w:r>
    </w:p>
    <w:p w14:paraId="77E05E9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Sael’s expression didn’t change.</w:t>
      </w:r>
    </w:p>
    <w:p w14:paraId="7599E88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That was worse than denial. Denial could be argued with. Silence was an admission that refused to pick a side.</w:t>
      </w:r>
    </w:p>
    <w:p w14:paraId="2C7B427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voice went colder. “So this isn’t about me being there. It’s about her showing up.”</w:t>
      </w:r>
    </w:p>
    <w:p w14:paraId="0FB18F9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“It is about pattern,” the first agent said.</w:t>
      </w:r>
    </w:p>
    <w:p w14:paraId="29DE952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gave a short, humorless breath. “Pattern is politics.”</w:t>
      </w:r>
    </w:p>
    <w:p w14:paraId="5B0DF32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“Politics,” the first replied, “is how governments disguise intention.”</w:t>
      </w:r>
    </w:p>
    <w:p w14:paraId="4137140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metaphor. No softness. Just contempt.</w:t>
      </w:r>
    </w:p>
    <w:p w14:paraId="79078AE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went very still. Mosby felt, in a small sick way, that he was watching her become a target in real time.</w:t>
      </w:r>
    </w:p>
    <w:p w14:paraId="3169D67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projection pane shifted. Timing bars. Intervals. Repeat occurrences. Years compressed into quiet inevitability.</w:t>
      </w:r>
    </w:p>
    <w:p w14:paraId="4455F6A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“In the last six standard years,” the second said, “multiple projects approached destabilizing thresholds.”</w:t>
      </w:r>
    </w:p>
    <w:p w14:paraId="30E3AFC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“Projects fail,” Mosby said.</w:t>
      </w:r>
    </w:p>
    <w:p w14:paraId="29DAE94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“Not with this statistical consistency,” the first replied.</w:t>
      </w:r>
    </w:p>
    <w:p w14:paraId="4E33A13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“And not with such consistent </w:t>
      </w:r>
      <w:proofErr w:type="spellStart"/>
      <w:r w:rsidRPr="003E651D">
        <w:rPr>
          <w:rFonts w:eastAsia="Times New Roman" w:cstheme="minorHAnsi"/>
          <w:kern w:val="0"/>
          <w:sz w:val="24"/>
          <w:szCs w:val="24"/>
          <w14:ligatures w14:val="none"/>
        </w:rPr>
        <w:t>Thalean</w:t>
      </w:r>
      <w:proofErr w:type="spellEnd"/>
      <w:r w:rsidRPr="003E651D">
        <w:rPr>
          <w:rFonts w:eastAsia="Times New Roman" w:cstheme="minorHAnsi"/>
          <w:kern w:val="0"/>
          <w:sz w:val="24"/>
          <w:szCs w:val="24"/>
          <w14:ligatures w14:val="none"/>
        </w:rPr>
        <w:t xml:space="preserve"> proximity,” the second added mildly, eyes on Sael. “Consular assets arrive. Briefings circulate. Retrieval protocols activate. And then the problem… resolves.”</w:t>
      </w:r>
    </w:p>
    <w:p w14:paraId="2DBD31D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Sael’s eyes flicked once to the projection.</w:t>
      </w:r>
    </w:p>
    <w:p w14:paraId="4E2EFEE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understood it faster than Mosby did.</w:t>
      </w:r>
    </w:p>
    <w:p w14:paraId="7BF56A9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agents saw that.</w:t>
      </w:r>
    </w:p>
    <w:p w14:paraId="1106DCB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“Energy systems that do not scale,” the second continued. “Materials that exhibit improbable fatigue at deployment. Field harmonics that collapse at peak load.”</w:t>
      </w:r>
    </w:p>
    <w:p w14:paraId="4F4DA18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frowned. “So you track bad engineering.”</w:t>
      </w:r>
    </w:p>
    <w:p w14:paraId="703BBF5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track trajectories,” the first corrected.</w:t>
      </w:r>
    </w:p>
    <w:p w14:paraId="3F27747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“And those trajectories,” the second added, “bend away from cascade.”</w:t>
      </w:r>
    </w:p>
    <w:p w14:paraId="67ACFF8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Mosby felt the word settle. “Cascade into what?”</w:t>
      </w:r>
    </w:p>
    <w:p w14:paraId="72D3E49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agents did not indulge him. Indulgence was for people you might need later.</w:t>
      </w:r>
    </w:p>
    <w:p w14:paraId="45F63D9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Instead:</w:t>
      </w:r>
    </w:p>
    <w:p w14:paraId="12A4B82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previous war expanded faster than survivability models supported,” the first said.</w:t>
      </w:r>
    </w:p>
    <w:p w14:paraId="54384BE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stared. “Whose models.”</w:t>
      </w:r>
    </w:p>
    <w:p w14:paraId="0EC6056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“Models are refined,” the first replied. “Ownership is irrelevant.” Meaning: you don’t get to ask.</w:t>
      </w:r>
    </w:p>
    <w:p w14:paraId="5DC9809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“And by the midpoint,” they continued evenly, “the conflict was proceeding within projected tolerances.”</w:t>
      </w:r>
    </w:p>
    <w:p w14:paraId="165690E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Sael’s head lifted slightly.</w:t>
      </w:r>
    </w:p>
    <w:p w14:paraId="120186F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 wasn’t analysis.</w:t>
      </w:r>
      <w:r w:rsidRPr="003E651D">
        <w:rPr>
          <w:rFonts w:eastAsia="Times New Roman" w:cstheme="minorHAnsi"/>
          <w:kern w:val="0"/>
          <w:sz w:val="24"/>
          <w:szCs w:val="24"/>
          <w14:ligatures w14:val="none"/>
        </w:rPr>
        <w:br/>
        <w:t>That was admission.</w:t>
      </w:r>
    </w:p>
    <w:p w14:paraId="5FA2BF0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“And then,” the first said, “wars do not stop.”</w:t>
      </w:r>
    </w:p>
    <w:p w14:paraId="0186D2C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measured pause.</w:t>
      </w:r>
    </w:p>
    <w:p w14:paraId="2C50B2F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“In this case,” the second finished, “it did.”</w:t>
      </w:r>
    </w:p>
    <w:p w14:paraId="2EEFBBE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eyes narrowed. “You’re saying someone ended it.”</w:t>
      </w:r>
    </w:p>
    <w:p w14:paraId="3E08550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are saying escalation exceeded collapse thresholds. And collapse did not occur.”</w:t>
      </w:r>
    </w:p>
    <w:p w14:paraId="60B320B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Silence.</w:t>
      </w:r>
    </w:p>
    <w:p w14:paraId="52FBA20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spoke first. “You think something interfered.”</w:t>
      </w:r>
    </w:p>
    <w:p w14:paraId="1A83458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second agent inclined their head. Respectful. Controlled.</w:t>
      </w:r>
    </w:p>
    <w:p w14:paraId="390E155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think probability repeatedly resolves in favor of species continuity at technological inflection points.”</w:t>
      </w:r>
    </w:p>
    <w:p w14:paraId="6C56972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exhaled sharply. “That’s a long way of saying something keeps saving us.”</w:t>
      </w:r>
    </w:p>
    <w:p w14:paraId="50F0C0F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do not assign moral framing,” the first said. “We assign anomaly.”</w:t>
      </w:r>
    </w:p>
    <w:p w14:paraId="3F28178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“And we believe,” the second added, “multiple services have reached the same conclusion.”</w:t>
      </w:r>
    </w:p>
    <w:p w14:paraId="001C692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Mosby turned to Sael.</w:t>
      </w:r>
      <w:r w:rsidRPr="003E651D">
        <w:rPr>
          <w:rFonts w:eastAsia="Times New Roman" w:cstheme="minorHAnsi"/>
          <w:kern w:val="0"/>
          <w:sz w:val="24"/>
          <w:szCs w:val="24"/>
          <w14:ligatures w14:val="none"/>
        </w:rPr>
        <w:br/>
        <w:t>Properly.</w:t>
      </w:r>
    </w:p>
    <w:p w14:paraId="5CFB748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want to explain that?” he asked. It wasn’t rage yet. It was the last rung before it.</w:t>
      </w:r>
    </w:p>
    <w:p w14:paraId="35B1698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didn’t.</w:t>
      </w:r>
    </w:p>
    <w:p w14:paraId="722B5C0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first agent did not even look at Mosby.</w:t>
      </w:r>
    </w:p>
    <w:p w14:paraId="0475700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“You have reviewed classified </w:t>
      </w:r>
      <w:proofErr w:type="spellStart"/>
      <w:r w:rsidRPr="003E651D">
        <w:rPr>
          <w:rFonts w:eastAsia="Times New Roman" w:cstheme="minorHAnsi"/>
          <w:kern w:val="0"/>
          <w:sz w:val="24"/>
          <w:szCs w:val="24"/>
          <w14:ligatures w14:val="none"/>
        </w:rPr>
        <w:t>Thalean</w:t>
      </w:r>
      <w:proofErr w:type="spellEnd"/>
      <w:r w:rsidRPr="003E651D">
        <w:rPr>
          <w:rFonts w:eastAsia="Times New Roman" w:cstheme="minorHAnsi"/>
          <w:kern w:val="0"/>
          <w:sz w:val="24"/>
          <w:szCs w:val="24"/>
          <w14:ligatures w14:val="none"/>
        </w:rPr>
        <w:t xml:space="preserve"> briefings,” they said.</w:t>
      </w:r>
    </w:p>
    <w:p w14:paraId="2857721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Confirmation, not accusation.</w:t>
      </w:r>
    </w:p>
    <w:p w14:paraId="3DC1BDD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Sael’s posture tightened. A barely visible stiffening, like a muscle remembering how it was trained.</w:t>
      </w:r>
    </w:p>
    <w:p w14:paraId="4C9DC6B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“Multiple retrieval attempts failed,” the second continued. “Containment scenarios collapsed under improbable conditions. Investigative vectors dissipated.”</w:t>
      </w:r>
    </w:p>
    <w:p w14:paraId="5BDE196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“Retrieval of what?” Mosby asked.</w:t>
      </w:r>
    </w:p>
    <w:p w14:paraId="7280541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agents ignored him.</w:t>
      </w:r>
    </w:p>
    <w:p w14:paraId="4027A70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do not believe the anomaly belongs to any government,” the first said gently.</w:t>
      </w:r>
    </w:p>
    <w:p w14:paraId="4C3F0D3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beat.</w:t>
      </w:r>
    </w:p>
    <w:p w14:paraId="29EA926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“But certain actors have been closer to it than others.”</w:t>
      </w:r>
    </w:p>
    <w:p w14:paraId="26FF65B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looked at Sael. “Closer how?”</w:t>
      </w:r>
    </w:p>
    <w:p w14:paraId="2EECFCD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“You are at </w:t>
      </w:r>
      <w:proofErr w:type="spellStart"/>
      <w:r w:rsidRPr="003E651D">
        <w:rPr>
          <w:rFonts w:eastAsia="Times New Roman" w:cstheme="minorHAnsi"/>
          <w:kern w:val="0"/>
          <w:sz w:val="24"/>
          <w:szCs w:val="24"/>
          <w14:ligatures w14:val="none"/>
        </w:rPr>
        <w:t>Dawnreach</w:t>
      </w:r>
      <w:proofErr w:type="spellEnd"/>
      <w:r w:rsidRPr="003E651D">
        <w:rPr>
          <w:rFonts w:eastAsia="Times New Roman" w:cstheme="minorHAnsi"/>
          <w:kern w:val="0"/>
          <w:sz w:val="24"/>
          <w:szCs w:val="24"/>
          <w14:ligatures w14:val="none"/>
        </w:rPr>
        <w:t xml:space="preserve">,” the first said to Mosby. “And </w:t>
      </w:r>
      <w:proofErr w:type="spellStart"/>
      <w:r w:rsidRPr="003E651D">
        <w:rPr>
          <w:rFonts w:eastAsia="Times New Roman" w:cstheme="minorHAnsi"/>
          <w:kern w:val="0"/>
          <w:sz w:val="24"/>
          <w:szCs w:val="24"/>
          <w14:ligatures w14:val="none"/>
        </w:rPr>
        <w:t>Thalean</w:t>
      </w:r>
      <w:proofErr w:type="spellEnd"/>
      <w:r w:rsidRPr="003E651D">
        <w:rPr>
          <w:rFonts w:eastAsia="Times New Roman" w:cstheme="minorHAnsi"/>
          <w:kern w:val="0"/>
          <w:sz w:val="24"/>
          <w:szCs w:val="24"/>
          <w14:ligatures w14:val="none"/>
        </w:rPr>
        <w:t xml:space="preserve"> and Concord assets were within hours of your location at </w:t>
      </w:r>
      <w:proofErr w:type="spellStart"/>
      <w:r w:rsidRPr="003E651D">
        <w:rPr>
          <w:rFonts w:eastAsia="Times New Roman" w:cstheme="minorHAnsi"/>
          <w:kern w:val="0"/>
          <w:sz w:val="24"/>
          <w:szCs w:val="24"/>
          <w14:ligatures w14:val="none"/>
        </w:rPr>
        <w:t>Lysara</w:t>
      </w:r>
      <w:proofErr w:type="spellEnd"/>
      <w:r w:rsidRPr="003E651D">
        <w:rPr>
          <w:rFonts w:eastAsia="Times New Roman" w:cstheme="minorHAnsi"/>
          <w:kern w:val="0"/>
          <w:sz w:val="24"/>
          <w:szCs w:val="24"/>
          <w14:ligatures w14:val="none"/>
        </w:rPr>
        <w:t>.”</w:t>
      </w:r>
    </w:p>
    <w:p w14:paraId="54AC66C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 heard it now.</w:t>
      </w:r>
      <w:r w:rsidRPr="003E651D">
        <w:rPr>
          <w:rFonts w:eastAsia="Times New Roman" w:cstheme="minorHAnsi"/>
          <w:kern w:val="0"/>
          <w:sz w:val="24"/>
          <w:szCs w:val="24"/>
          <w14:ligatures w14:val="none"/>
        </w:rPr>
        <w:br/>
        <w:t>The circle.</w:t>
      </w:r>
    </w:p>
    <w:p w14:paraId="74F07DC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“You’re tracking who talks to who.”</w:t>
      </w:r>
    </w:p>
    <w:p w14:paraId="4915CA5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are tracking convergence.”</w:t>
      </w:r>
    </w:p>
    <w:p w14:paraId="6400CC2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spoke because the silence demanded it.</w:t>
      </w:r>
    </w:p>
    <w:p w14:paraId="0DA54F9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“It is not a device,” she said. “Not a program. Not a prototype. You are not chasing an artifact.” Her voice had gone thin, as if each word cost her heat.</w:t>
      </w:r>
    </w:p>
    <w:p w14:paraId="19E9F4C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“Then clarify the model,” the first agent said.</w:t>
      </w:r>
    </w:p>
    <w:p w14:paraId="3F60F36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gaze snapped to her. “Sael.”</w:t>
      </w:r>
    </w:p>
    <w:p w14:paraId="0566803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didn’t look at him.</w:t>
      </w:r>
    </w:p>
    <w:p w14:paraId="4851E15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attempt to force systems toward extremity,” she said to the agents. “You believe collapse strengthens civilizations.”</w:t>
      </w:r>
    </w:p>
    <w:p w14:paraId="083E061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“Stress reveals capacity,” the second replied.</w:t>
      </w:r>
    </w:p>
    <w:p w14:paraId="4E7C917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cultivate cascade. And something reduces it.”</w:t>
      </w:r>
    </w:p>
    <w:p w14:paraId="1BE6999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measure deviation.”</w:t>
      </w:r>
    </w:p>
    <w:p w14:paraId="78A00C2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“And you resent it.”</w:t>
      </w:r>
    </w:p>
    <w:p w14:paraId="2EFE1DA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fractional pause.</w:t>
      </w:r>
    </w:p>
    <w:p w14:paraId="65C3D35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adapt.”</w:t>
      </w:r>
    </w:p>
    <w:p w14:paraId="248FF51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eyes flicked between them. “Adapt to what?”</w:t>
      </w:r>
    </w:p>
    <w:p w14:paraId="41B9710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hesitated.</w:t>
      </w:r>
    </w:p>
    <w:p w14:paraId="023304C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first agent used it immediately.</w:t>
      </w:r>
    </w:p>
    <w:p w14:paraId="7A4BD05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are not a bystander, Consular.”</w:t>
      </w:r>
    </w:p>
    <w:p w14:paraId="498559D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title landed cleanly.</w:t>
      </w:r>
    </w:p>
    <w:p w14:paraId="1BD4D77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Sael’s chin lifted. It was defensive, almost reflexive. Mosby hated that he understood it.</w:t>
      </w:r>
    </w:p>
    <w:p w14:paraId="4F5BA15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“Call it what you like.”</w:t>
      </w:r>
    </w:p>
    <w:p w14:paraId="094952A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prefer accuracy. Your services prefer euphemism.”</w:t>
      </w:r>
    </w:p>
    <w:p w14:paraId="5CF4DEE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felt it now.</w:t>
      </w:r>
    </w:p>
    <w:p w14:paraId="3917548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weren’t threatening her.</w:t>
      </w:r>
      <w:r w:rsidRPr="003E651D">
        <w:rPr>
          <w:rFonts w:eastAsia="Times New Roman" w:cstheme="minorHAnsi"/>
          <w:kern w:val="0"/>
          <w:sz w:val="24"/>
          <w:szCs w:val="24"/>
          <w14:ligatures w14:val="none"/>
        </w:rPr>
        <w:br/>
        <w:t>They were narrowing her. Like men tightening a net and calling it procedure.</w:t>
      </w:r>
    </w:p>
    <w:p w14:paraId="4F11888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“Does the anomaly have a designation in </w:t>
      </w:r>
      <w:proofErr w:type="spellStart"/>
      <w:r w:rsidRPr="003E651D">
        <w:rPr>
          <w:rFonts w:eastAsia="Times New Roman" w:cstheme="minorHAnsi"/>
          <w:kern w:val="0"/>
          <w:sz w:val="24"/>
          <w:szCs w:val="24"/>
          <w14:ligatures w14:val="none"/>
        </w:rPr>
        <w:t>Thalean</w:t>
      </w:r>
      <w:proofErr w:type="spellEnd"/>
      <w:r w:rsidRPr="003E651D">
        <w:rPr>
          <w:rFonts w:eastAsia="Times New Roman" w:cstheme="minorHAnsi"/>
          <w:kern w:val="0"/>
          <w:sz w:val="24"/>
          <w:szCs w:val="24"/>
          <w14:ligatures w14:val="none"/>
        </w:rPr>
        <w:t xml:space="preserve"> briefings?” the first asked.</w:t>
      </w:r>
    </w:p>
    <w:p w14:paraId="6EAF1DD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didn’t answer.</w:t>
      </w:r>
    </w:p>
    <w:p w14:paraId="4F19DFC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 xml:space="preserve">“Or is it coded as a </w:t>
      </w:r>
      <w:proofErr w:type="spellStart"/>
      <w:r w:rsidRPr="003E651D">
        <w:rPr>
          <w:rFonts w:eastAsia="Times New Roman" w:cstheme="minorHAnsi"/>
          <w:kern w:val="0"/>
          <w:sz w:val="24"/>
          <w:szCs w:val="24"/>
          <w14:ligatures w14:val="none"/>
        </w:rPr>
        <w:t>preservational</w:t>
      </w:r>
      <w:proofErr w:type="spellEnd"/>
      <w:r w:rsidRPr="003E651D">
        <w:rPr>
          <w:rFonts w:eastAsia="Times New Roman" w:cstheme="minorHAnsi"/>
          <w:kern w:val="0"/>
          <w:sz w:val="24"/>
          <w:szCs w:val="24"/>
          <w14:ligatures w14:val="none"/>
        </w:rPr>
        <w:t xml:space="preserve"> variance?” the second offered softly.</w:t>
      </w:r>
    </w:p>
    <w:p w14:paraId="2EA9F71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already know the phrasing.”</w:t>
      </w:r>
    </w:p>
    <w:p w14:paraId="4979BAA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know fragments. We require completion.”</w:t>
      </w:r>
    </w:p>
    <w:p w14:paraId="5DFA451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stared at her. “You’ve been in briefings.”</w:t>
      </w:r>
    </w:p>
    <w:p w14:paraId="6539C54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second agent’s tone remained mild.</w:t>
      </w:r>
    </w:p>
    <w:p w14:paraId="7451C53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“Trader Mosby lacks context. That is understandable.”</w:t>
      </w:r>
    </w:p>
    <w:p w14:paraId="00072D4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“Don’t talk about me like I’m not standing here.”</w:t>
      </w:r>
    </w:p>
    <w:p w14:paraId="2E60475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are speaking to the informed party.”</w:t>
      </w:r>
    </w:p>
    <w:p w14:paraId="3E9ECDC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flinched.</w:t>
      </w:r>
      <w:r w:rsidRPr="003E651D">
        <w:rPr>
          <w:rFonts w:eastAsia="Times New Roman" w:cstheme="minorHAnsi"/>
          <w:kern w:val="0"/>
          <w:sz w:val="24"/>
          <w:szCs w:val="24"/>
          <w14:ligatures w14:val="none"/>
        </w:rPr>
        <w:br/>
        <w:t>Small. Involuntary. The flinch was the loudest thing she’d done in hours.</w:t>
      </w:r>
    </w:p>
    <w:p w14:paraId="6D49DAC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first agent pressed once more.</w:t>
      </w:r>
    </w:p>
    <w:p w14:paraId="455A218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described it as an intervention. Not a weapon. That is a moral assertion.”</w:t>
      </w:r>
    </w:p>
    <w:p w14:paraId="2DC575B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“It’s an observation.”</w:t>
      </w:r>
    </w:p>
    <w:p w14:paraId="0B40B08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“Then name it.”</w:t>
      </w:r>
    </w:p>
    <w:p w14:paraId="4BC067A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Her hand tightened behind her back. Mosby saw her fingers curl and realized, with a cold clarity, that she was about to do something she would regret whether she did it or not.</w:t>
      </w:r>
    </w:p>
    <w:p w14:paraId="2F56731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“In </w:t>
      </w:r>
      <w:proofErr w:type="spellStart"/>
      <w:r w:rsidRPr="003E651D">
        <w:rPr>
          <w:rFonts w:eastAsia="Times New Roman" w:cstheme="minorHAnsi"/>
          <w:kern w:val="0"/>
          <w:sz w:val="24"/>
          <w:szCs w:val="24"/>
          <w14:ligatures w14:val="none"/>
        </w:rPr>
        <w:t>Thalean</w:t>
      </w:r>
      <w:proofErr w:type="spellEnd"/>
      <w:r w:rsidRPr="003E651D">
        <w:rPr>
          <w:rFonts w:eastAsia="Times New Roman" w:cstheme="minorHAnsi"/>
          <w:kern w:val="0"/>
          <w:sz w:val="24"/>
          <w:szCs w:val="24"/>
          <w14:ligatures w14:val="none"/>
        </w:rPr>
        <w:t xml:space="preserve"> doctrine,” the first continued, “custodial forces are assigned stabilizing terminology. To preserve order.”</w:t>
      </w:r>
    </w:p>
    <w:p w14:paraId="228A6DB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heard it.</w:t>
      </w:r>
    </w:p>
    <w:p w14:paraId="339F9A9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he said quietly. “Don’t.”</w:t>
      </w:r>
    </w:p>
    <w:p w14:paraId="0CFB350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closed her eyes.</w:t>
      </w:r>
    </w:p>
    <w:p w14:paraId="1C2F208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Opened them.</w:t>
      </w:r>
    </w:p>
    <w:p w14:paraId="56FF5E4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“It is called the Caretaker.”</w:t>
      </w:r>
    </w:p>
    <w:p w14:paraId="1DD0294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word settled. It didn’t echo. It didn’t need to. It sat there like a weight placed carefully on a table.</w:t>
      </w:r>
    </w:p>
    <w:p w14:paraId="55CC42B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The second agent inclined their head.</w:t>
      </w:r>
    </w:p>
    <w:p w14:paraId="1828299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 is useful.”</w:t>
      </w:r>
    </w:p>
    <w:p w14:paraId="57D162A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“Is it centralized?” the first asked.</w:t>
      </w:r>
    </w:p>
    <w:p w14:paraId="16C2426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w:t>
      </w:r>
    </w:p>
    <w:p w14:paraId="35799FC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“Is it embodied?”</w:t>
      </w:r>
    </w:p>
    <w:p w14:paraId="15F2E6D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snapped toward them. “Embodied?”</w:t>
      </w:r>
    </w:p>
    <w:p w14:paraId="228E884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didn’t answer.</w:t>
      </w:r>
    </w:p>
    <w:p w14:paraId="510E817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“You believe it is </w:t>
      </w:r>
      <w:proofErr w:type="spellStart"/>
      <w:r w:rsidRPr="003E651D">
        <w:rPr>
          <w:rFonts w:eastAsia="Times New Roman" w:cstheme="minorHAnsi"/>
          <w:kern w:val="0"/>
          <w:sz w:val="24"/>
          <w:szCs w:val="24"/>
          <w14:ligatures w14:val="none"/>
        </w:rPr>
        <w:t>preservational</w:t>
      </w:r>
      <w:proofErr w:type="spellEnd"/>
      <w:r w:rsidRPr="003E651D">
        <w:rPr>
          <w:rFonts w:eastAsia="Times New Roman" w:cstheme="minorHAnsi"/>
          <w:kern w:val="0"/>
          <w:sz w:val="24"/>
          <w:szCs w:val="24"/>
          <w14:ligatures w14:val="none"/>
        </w:rPr>
        <w:t>.”</w:t>
      </w:r>
    </w:p>
    <w:p w14:paraId="3489166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“It is.”</w:t>
      </w:r>
    </w:p>
    <w:p w14:paraId="0A2E6B4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voice dropped.</w:t>
      </w:r>
    </w:p>
    <w:p w14:paraId="31D568A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“You’ve known about this.”</w:t>
      </w:r>
    </w:p>
    <w:p w14:paraId="631D299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didn’t look at him. Not because she didn’t care. Because looking at him would have made it impossible to stay upright.</w:t>
      </w:r>
    </w:p>
    <w:p w14:paraId="70D2161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projection pane shifted.</w:t>
      </w:r>
    </w:p>
    <w:p w14:paraId="46A5868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Procurement channels. Security contracts. Escalation incentives.</w:t>
      </w:r>
    </w:p>
    <w:p w14:paraId="5727E38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One line:</w:t>
      </w:r>
    </w:p>
    <w:p w14:paraId="304FB79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ASCENDANT ALIGNMENT INDEX — WAR INITIATION VECTORS</w:t>
      </w:r>
    </w:p>
    <w:p w14:paraId="7D43BD2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angle favored Sael.</w:t>
      </w:r>
    </w:p>
    <w:p w14:paraId="2ABC671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“Consular,” the second agent said softly, “your briefings did not merely describe the anomaly.”</w:t>
      </w:r>
    </w:p>
    <w:p w14:paraId="18CAF89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Her breathing changed.</w:t>
      </w:r>
    </w:p>
    <w:p w14:paraId="3DAF13D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described the opposing actor.”</w:t>
      </w:r>
    </w:p>
    <w:p w14:paraId="0099034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stared at her. “Sael.”</w:t>
      </w:r>
    </w:p>
    <w:p w14:paraId="091FDBB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reviewed the conclusion,” the first said.</w:t>
      </w:r>
    </w:p>
    <w:p w14:paraId="263DC1C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“You know who benefits when wars accelerate.”</w:t>
      </w:r>
    </w:p>
    <w:p w14:paraId="2A406FD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voice hardened. “What are they talking about?”</w:t>
      </w:r>
    </w:p>
    <w:p w14:paraId="050E3F5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swallowed.</w:t>
      </w:r>
    </w:p>
    <w:p w14:paraId="0EA0B45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stepped toward her. “Did you know they started the war.”</w:t>
      </w:r>
    </w:p>
    <w:p w14:paraId="4633A45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second agent slid the blade in.</w:t>
      </w:r>
    </w:p>
    <w:p w14:paraId="4633A1C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were trained to compartmentalize operational truths.”</w:t>
      </w:r>
    </w:p>
    <w:p w14:paraId="45D282D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Silence.</w:t>
      </w:r>
    </w:p>
    <w:p w14:paraId="37F1943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beat too long.</w:t>
      </w:r>
    </w:p>
    <w:p w14:paraId="49D011B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 knew there were credible indicators,” Sael said.</w:t>
      </w:r>
    </w:p>
    <w:p w14:paraId="4E439BF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went very still. It felt like the station rotation slowed just to make room for the words.</w:t>
      </w:r>
    </w:p>
    <w:p w14:paraId="12C3962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 the first agent said softly, “is sufficient.”</w:t>
      </w:r>
    </w:p>
    <w:p w14:paraId="7463D87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looked at Mosby.</w:t>
      </w:r>
    </w:p>
    <w:p w14:paraId="3575257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Apology.</w:t>
      </w:r>
      <w:r w:rsidRPr="003E651D">
        <w:rPr>
          <w:rFonts w:eastAsia="Times New Roman" w:cstheme="minorHAnsi"/>
          <w:kern w:val="0"/>
          <w:sz w:val="24"/>
          <w:szCs w:val="24"/>
          <w14:ligatures w14:val="none"/>
        </w:rPr>
        <w:br/>
        <w:t>Fear.</w:t>
      </w:r>
      <w:r w:rsidRPr="003E651D">
        <w:rPr>
          <w:rFonts w:eastAsia="Times New Roman" w:cstheme="minorHAnsi"/>
          <w:kern w:val="0"/>
          <w:sz w:val="24"/>
          <w:szCs w:val="24"/>
          <w14:ligatures w14:val="none"/>
        </w:rPr>
        <w:br/>
        <w:t>Understanding.</w:t>
      </w:r>
    </w:p>
    <w:p w14:paraId="6A2A984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voice was flat. “How long?”</w:t>
      </w:r>
    </w:p>
    <w:p w14:paraId="7F218E8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projection pane shifted again.</w:t>
      </w:r>
    </w:p>
    <w:p w14:paraId="4566832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ANOMALY PROXIMITY ASSESSMENT — SUBJECT: CALEB MOSBY</w:t>
      </w:r>
    </w:p>
    <w:p w14:paraId="08C13C9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“Consular </w:t>
      </w:r>
      <w:proofErr w:type="spellStart"/>
      <w:r w:rsidRPr="003E651D">
        <w:rPr>
          <w:rFonts w:eastAsia="Times New Roman" w:cstheme="minorHAnsi"/>
          <w:kern w:val="0"/>
          <w:sz w:val="24"/>
          <w:szCs w:val="24"/>
          <w14:ligatures w14:val="none"/>
        </w:rPr>
        <w:t>Vareni</w:t>
      </w:r>
      <w:proofErr w:type="spellEnd"/>
      <w:r w:rsidRPr="003E651D">
        <w:rPr>
          <w:rFonts w:eastAsia="Times New Roman" w:cstheme="minorHAnsi"/>
          <w:kern w:val="0"/>
          <w:sz w:val="24"/>
          <w:szCs w:val="24"/>
          <w14:ligatures w14:val="none"/>
        </w:rPr>
        <w:t xml:space="preserve">,” the first said evenly, “under </w:t>
      </w:r>
      <w:proofErr w:type="spellStart"/>
      <w:r w:rsidRPr="003E651D">
        <w:rPr>
          <w:rFonts w:eastAsia="Times New Roman" w:cstheme="minorHAnsi"/>
          <w:kern w:val="0"/>
          <w:sz w:val="24"/>
          <w:szCs w:val="24"/>
          <w14:ligatures w14:val="none"/>
        </w:rPr>
        <w:t>Thalean</w:t>
      </w:r>
      <w:proofErr w:type="spellEnd"/>
      <w:r w:rsidRPr="003E651D">
        <w:rPr>
          <w:rFonts w:eastAsia="Times New Roman" w:cstheme="minorHAnsi"/>
          <w:kern w:val="0"/>
          <w:sz w:val="24"/>
          <w:szCs w:val="24"/>
          <w14:ligatures w14:val="none"/>
        </w:rPr>
        <w:t xml:space="preserve"> anomaly doctrine, a proximity determination must be declared.”</w:t>
      </w:r>
    </w:p>
    <w:p w14:paraId="783F32A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didn’t look away from her. “What are they asking you?”</w:t>
      </w:r>
    </w:p>
    <w:p w14:paraId="2B86B51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require a binary assessment,” the second said. “Is the Caretaker presently proximal to Trader Mosby — yes or no?”</w:t>
      </w:r>
    </w:p>
    <w:p w14:paraId="69DE026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Administrative.</w:t>
      </w:r>
      <w:r w:rsidRPr="003E651D">
        <w:rPr>
          <w:rFonts w:eastAsia="Times New Roman" w:cstheme="minorHAnsi"/>
          <w:kern w:val="0"/>
          <w:sz w:val="24"/>
          <w:szCs w:val="24"/>
          <w14:ligatures w14:val="none"/>
        </w:rPr>
        <w:br/>
        <w:t>Cold.</w:t>
      </w:r>
    </w:p>
    <w:p w14:paraId="050F1B7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“Refusal will be logged as affirmative risk,” the first added. “Ambiguity increases containment probability.”</w:t>
      </w:r>
    </w:p>
    <w:p w14:paraId="2F9D42E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understood the trap instantly.</w:t>
      </w:r>
    </w:p>
    <w:p w14:paraId="3F1B706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did too.</w:t>
      </w:r>
    </w:p>
    <w:p w14:paraId="1AB30D6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“Don’t answer that,” he said quietly. Not command. Plea.</w:t>
      </w:r>
    </w:p>
    <w:p w14:paraId="621541C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closed her eyes.</w:t>
      </w:r>
    </w:p>
    <w:p w14:paraId="6488DBE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Opened them.</w:t>
      </w:r>
    </w:p>
    <w:p w14:paraId="71686B9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“Yes.”</w:t>
      </w:r>
    </w:p>
    <w:p w14:paraId="4DF3FDF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word was small.</w:t>
      </w:r>
      <w:r w:rsidRPr="003E651D">
        <w:rPr>
          <w:rFonts w:eastAsia="Times New Roman" w:cstheme="minorHAnsi"/>
          <w:kern w:val="0"/>
          <w:sz w:val="24"/>
          <w:szCs w:val="24"/>
          <w14:ligatures w14:val="none"/>
        </w:rPr>
        <w:br/>
        <w:t>Final. And it felt like the last bolt being tightened on a door that had once been open.</w:t>
      </w:r>
    </w:p>
    <w:p w14:paraId="246371B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first agent inclined their head.</w:t>
      </w:r>
    </w:p>
    <w:p w14:paraId="160DF95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“Confirmed.”</w:t>
      </w:r>
    </w:p>
    <w:p w14:paraId="3122FDC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didn’t move.</w:t>
      </w:r>
    </w:p>
    <w:p w14:paraId="266EBB9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“So I’m what,” he said evenly. “A carrier.”</w:t>
      </w:r>
    </w:p>
    <w:p w14:paraId="011EA8A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convergence locus.”</w:t>
      </w:r>
    </w:p>
    <w:p w14:paraId="1039F07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“That’s worse.”</w:t>
      </w:r>
    </w:p>
    <w:p w14:paraId="19CB6D4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knew,” he said to Sael.</w:t>
      </w:r>
    </w:p>
    <w:p w14:paraId="2C2C5D4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 suspected.”</w:t>
      </w:r>
    </w:p>
    <w:p w14:paraId="3D024CA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“How long.”</w:t>
      </w:r>
    </w:p>
    <w:p w14:paraId="1C42C60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“Since the gate collapse.”</w:t>
      </w:r>
    </w:p>
    <w:p w14:paraId="48B383D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“And you didn’t tell me.”</w:t>
      </w:r>
    </w:p>
    <w:p w14:paraId="29D5704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 did not have confirmation.”</w:t>
      </w:r>
    </w:p>
    <w:p w14:paraId="7C41FF5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just confirmed it.”</w:t>
      </w:r>
    </w:p>
    <w:p w14:paraId="0AEE278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“Yes.”</w:t>
      </w:r>
    </w:p>
    <w:p w14:paraId="6D6FBF1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The projection pane shifted once more.</w:t>
      </w:r>
    </w:p>
    <w:p w14:paraId="7303772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Escalation vectors.</w:t>
      </w:r>
      <w:r w:rsidRPr="003E651D">
        <w:rPr>
          <w:rFonts w:eastAsia="Times New Roman" w:cstheme="minorHAnsi"/>
          <w:kern w:val="0"/>
          <w:sz w:val="24"/>
          <w:szCs w:val="24"/>
          <w14:ligatures w14:val="none"/>
        </w:rPr>
        <w:br/>
        <w:t>Private war incentives.</w:t>
      </w:r>
      <w:r w:rsidRPr="003E651D">
        <w:rPr>
          <w:rFonts w:eastAsia="Times New Roman" w:cstheme="minorHAnsi"/>
          <w:kern w:val="0"/>
          <w:sz w:val="24"/>
          <w:szCs w:val="24"/>
          <w14:ligatures w14:val="none"/>
        </w:rPr>
        <w:br/>
        <w:t>Forecast models.</w:t>
      </w:r>
    </w:p>
    <w:p w14:paraId="66FFE9A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 xml:space="preserve">“Consular </w:t>
      </w:r>
      <w:proofErr w:type="spellStart"/>
      <w:r w:rsidRPr="003E651D">
        <w:rPr>
          <w:rFonts w:eastAsia="Times New Roman" w:cstheme="minorHAnsi"/>
          <w:kern w:val="0"/>
          <w:sz w:val="24"/>
          <w:szCs w:val="24"/>
          <w14:ligatures w14:val="none"/>
        </w:rPr>
        <w:t>Vareni</w:t>
      </w:r>
      <w:proofErr w:type="spellEnd"/>
      <w:r w:rsidRPr="003E651D">
        <w:rPr>
          <w:rFonts w:eastAsia="Times New Roman" w:cstheme="minorHAnsi"/>
          <w:kern w:val="0"/>
          <w:sz w:val="24"/>
          <w:szCs w:val="24"/>
          <w14:ligatures w14:val="none"/>
        </w:rPr>
        <w:t xml:space="preserve"> reviewed Ascendant escalation models during the war,” the first agent said.</w:t>
      </w:r>
    </w:p>
    <w:p w14:paraId="02B4036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head turned.</w:t>
      </w:r>
    </w:p>
    <w:p w14:paraId="4EF2C4A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“What models.”</w:t>
      </w:r>
    </w:p>
    <w:p w14:paraId="526E424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didn’t answer.</w:t>
      </w:r>
    </w:p>
    <w:p w14:paraId="6AF0D2C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“Your briefings described how artificial pressure accelerates adaptation.”</w:t>
      </w:r>
    </w:p>
    <w:p w14:paraId="33D3700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Mosby’s voice dropped.</w:t>
      </w:r>
    </w:p>
    <w:p w14:paraId="517E15C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“Did you know they started it.”</w:t>
      </w:r>
    </w:p>
    <w:p w14:paraId="6D15A36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 knew there were credible indicators.”</w:t>
      </w:r>
    </w:p>
    <w:p w14:paraId="722B27F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“Indicators that what.”</w:t>
      </w:r>
    </w:p>
    <w:p w14:paraId="7CA8544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 escalation was encouraged.”</w:t>
      </w:r>
    </w:p>
    <w:p w14:paraId="60B691F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“By them.”</w:t>
      </w:r>
    </w:p>
    <w:p w14:paraId="5709BC8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Silence.</w:t>
      </w:r>
    </w:p>
    <w:p w14:paraId="2B91F85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“War is an accelerant,” the second agent said calmly. “The Caretaker interfered.”</w:t>
      </w:r>
    </w:p>
    <w:p w14:paraId="19F1A43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looked at them.</w:t>
      </w:r>
    </w:p>
    <w:p w14:paraId="663472D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want to stop it.”</w:t>
      </w:r>
    </w:p>
    <w:p w14:paraId="0526A52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“We want to remove distortion.”</w:t>
      </w:r>
    </w:p>
    <w:p w14:paraId="369ABD7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want to remove me.”</w:t>
      </w:r>
    </w:p>
    <w:p w14:paraId="696307B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“If necessary.”</w:t>
      </w:r>
    </w:p>
    <w:p w14:paraId="172D06D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lights dipped once.</w:t>
      </w:r>
      <w:r w:rsidRPr="003E651D">
        <w:rPr>
          <w:rFonts w:eastAsia="Times New Roman" w:cstheme="minorHAnsi"/>
          <w:kern w:val="0"/>
          <w:sz w:val="24"/>
          <w:szCs w:val="24"/>
          <w14:ligatures w14:val="none"/>
        </w:rPr>
        <w:br/>
        <w:t>Recovered.</w:t>
      </w:r>
    </w:p>
    <w:p w14:paraId="356C923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Dipped twice.</w:t>
      </w:r>
    </w:p>
    <w:p w14:paraId="21322A9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didn’t look up.</w:t>
      </w:r>
    </w:p>
    <w:p w14:paraId="1C9897D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Ted never mistimed ballast cycles.</w:t>
      </w:r>
    </w:p>
    <w:p w14:paraId="250589F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third dip lingered.</w:t>
      </w:r>
    </w:p>
    <w:p w14:paraId="608A9C6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felt it settle into pattern. Like a hand, unseen, touching the lever that controlled how much light a hallway deserved.</w:t>
      </w:r>
    </w:p>
    <w:p w14:paraId="409FD75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“Containment protocol will proceed,” the first agent said.</w:t>
      </w:r>
    </w:p>
    <w:p w14:paraId="4F14107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took Sael’s wrist.</w:t>
      </w:r>
      <w:r w:rsidRPr="003E651D">
        <w:rPr>
          <w:rFonts w:eastAsia="Times New Roman" w:cstheme="minorHAnsi"/>
          <w:kern w:val="0"/>
          <w:sz w:val="24"/>
          <w:szCs w:val="24"/>
          <w14:ligatures w14:val="none"/>
        </w:rPr>
        <w:br/>
        <w:t>Decisive.</w:t>
      </w:r>
    </w:p>
    <w:p w14:paraId="4FC8C7D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don’t get to log me,” he said.</w:t>
      </w:r>
    </w:p>
    <w:p w14:paraId="64A6C9A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lights dipped a fourth time.</w:t>
      </w:r>
    </w:p>
    <w:p w14:paraId="6D923FD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And Mosby moved.</w:t>
      </w:r>
    </w:p>
    <w:p w14:paraId="1EA7FBD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did not shout.</w:t>
      </w:r>
    </w:p>
    <w:p w14:paraId="2D752DC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He pulled Sael with him and turned into the side passage just as the corridor lights dipped a third time. His shoulder clipped the bulkhead. He didn’t feel it. He was already past pain.</w:t>
      </w:r>
    </w:p>
    <w:p w14:paraId="036976B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Behind them, one of the Ascendants said, almost conversationally, “That would be inadvisable.”</w:t>
      </w:r>
    </w:p>
    <w:p w14:paraId="7FFB50D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first pressure door began to descend with a hydraulic cough. Not a slam. A tired, grinding motion that could easily pass for a relay fault in a station patched too many times by too few hands. It sounded like old machinery deciding it had one last honest thing it could do.</w:t>
      </w:r>
    </w:p>
    <w:p w14:paraId="675A5C6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Ascendants moved instantly—not scrambling, not surprised, but precise. The nearer one pivoted and slid a palm across the door seam just before it sealed. A sharp pulse of light flared where skin met metal. The door hesitated. For a fraction of a second, the mechanism fought itself. Hardin would later say it looked like the door was thinking. Mosby would later say it looked like it was being persuaded.</w:t>
      </w:r>
    </w:p>
    <w:p w14:paraId="109853C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Then the opposing bulkhead at the far end of the corridor dropped.</w:t>
      </w:r>
    </w:p>
    <w:p w14:paraId="3ED3E4F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 one did slam.</w:t>
      </w:r>
    </w:p>
    <w:p w14:paraId="6204D85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The impact reverberated through the spine like a struck bell. The Ascendants stood between two descending barriers, both moving on slightly misaligned tracks, both grinding toward closure with all the weary inevitability of aging machinery.</w:t>
      </w:r>
    </w:p>
    <w:p w14:paraId="6EEC42F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first door sealed.</w:t>
      </w:r>
      <w:r w:rsidRPr="003E651D">
        <w:rPr>
          <w:rFonts w:eastAsia="Times New Roman" w:cstheme="minorHAnsi"/>
          <w:kern w:val="0"/>
          <w:sz w:val="24"/>
          <w:szCs w:val="24"/>
          <w14:ligatures w14:val="none"/>
        </w:rPr>
        <w:br/>
        <w:t>The second locked with a deep mechanical thud.</w:t>
      </w:r>
    </w:p>
    <w:p w14:paraId="78D1005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Silence followed. No sparks. No alarms. Only the distant whine of overtaxed hydraulics trying to reconcile uneven load. A station trying, desperately, to look like it was merely old.</w:t>
      </w:r>
    </w:p>
    <w:p w14:paraId="0508413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In the ops section, Hardin did not look at the camera feed. He watched the schematic. Dock Two clamp control flashed amber. Pressure rings cycled. Hydraulic latency warnings populated exactly where Ted had predicted they would. Hardin’s mouth had gone dry. He tasted metal and old coffee and the sick certainty that if this went wrong, it would go wrong fast.</w:t>
      </w:r>
    </w:p>
    <w:p w14:paraId="28BA827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“Seal the cross-spine,” Hardin said.</w:t>
      </w:r>
    </w:p>
    <w:p w14:paraId="162C04D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Jace was already at the panel. “Done.”</w:t>
      </w:r>
    </w:p>
    <w:p w14:paraId="31C3993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“Galley secure?”</w:t>
      </w:r>
    </w:p>
    <w:p w14:paraId="37DA4B7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“Secure.”</w:t>
      </w:r>
    </w:p>
    <w:p w14:paraId="4C8D142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“Maintenance bay?”</w:t>
      </w:r>
    </w:p>
    <w:p w14:paraId="5B4BF24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“Sealed.”</w:t>
      </w:r>
    </w:p>
    <w:p w14:paraId="0B9AE8F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Twenty-seven souls. No shouting. No panic. Just doors closing in sequence, isolating Dock Two from the rest of the habitat ring like a quarantined wound. People moved like they’d rehearsed it, because in a place like this you rehearsed catastrophe the way other places rehearsed holidays.</w:t>
      </w:r>
    </w:p>
    <w:p w14:paraId="50E7E44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In the trapped corridor, the Ascendants did not strike the doors. They stood still.</w:t>
      </w:r>
    </w:p>
    <w:p w14:paraId="6B2E745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One tilted their head slightly. “Mechanical irregularity.”</w:t>
      </w:r>
    </w:p>
    <w:p w14:paraId="70328FB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“Yes,” the other replied. “Localized.” Their voices carried no irritation. Irritation was for obstacles. This was merely… data.</w:t>
      </w:r>
    </w:p>
    <w:p w14:paraId="5EC126F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wall panel beside them flickered as they attempted access. The override failed—not because they lacked credentials, but because the station had entered an unscheduled safety cascade. Power rerouted. Authority layers dropped. Dock Two became its own administrative island. A bureaucratic accident. A paperwork storm. Exactly the kind of failure nobody could prove was murder.</w:t>
      </w:r>
    </w:p>
    <w:p w14:paraId="3301B65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Plausible.</w:t>
      </w:r>
      <w:r w:rsidRPr="003E651D">
        <w:rPr>
          <w:rFonts w:eastAsia="Times New Roman" w:cstheme="minorHAnsi"/>
          <w:kern w:val="0"/>
          <w:sz w:val="24"/>
          <w:szCs w:val="24"/>
          <w14:ligatures w14:val="none"/>
        </w:rPr>
        <w:br/>
        <w:t>Ugly.</w:t>
      </w:r>
      <w:r w:rsidRPr="003E651D">
        <w:rPr>
          <w:rFonts w:eastAsia="Times New Roman" w:cstheme="minorHAnsi"/>
          <w:kern w:val="0"/>
          <w:sz w:val="24"/>
          <w:szCs w:val="24"/>
          <w14:ligatures w14:val="none"/>
        </w:rPr>
        <w:br/>
        <w:t>Entirely defensible in a salvage hub built from leftovers.</w:t>
      </w:r>
    </w:p>
    <w:p w14:paraId="63BC054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and Sael were already moving through the maintenance bypass Rheva had indicated. The lights were dimmer here. Pipes ran exposed along the ceiling. Insulation hung in half-replaced strips. The air smelled like old sealant and scorched dust, the smell of work done late and without apology.</w:t>
      </w:r>
    </w:p>
    <w:p w14:paraId="3F24974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did not slow.</w:t>
      </w:r>
    </w:p>
    <w:p w14:paraId="79CBF74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won’t sit there long,” he said.</w:t>
      </w:r>
    </w:p>
    <w:p w14:paraId="20DB188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Sael answered.</w:t>
      </w:r>
    </w:p>
    <w:p w14:paraId="10486E2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Behind them, a low shudder traveled through the structure. Docking arm pressure spiked. Clamp strain followed. A vibration that said: something expensive is learning humility.</w:t>
      </w:r>
    </w:p>
    <w:p w14:paraId="45B76F3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Back in the control alcove, Ted worked a cracked interface panel with surgical patience. He was not rushing. He was sequencing. Every motion said the same thing: if you hurry, you leave fingerprints.</w:t>
      </w:r>
    </w:p>
    <w:p w14:paraId="29336E8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“Primary arm release delayed by point-eight seconds,” he murmured.</w:t>
      </w:r>
    </w:p>
    <w:p w14:paraId="3523CBB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Rheva watched the load graph. “Secondary clamp?”</w:t>
      </w:r>
    </w:p>
    <w:p w14:paraId="394B1EC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“Responding on schedule.”</w:t>
      </w:r>
    </w:p>
    <w:p w14:paraId="11E9407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kept his eyes on the schematic. “Make it look old.”</w:t>
      </w:r>
    </w:p>
    <w:p w14:paraId="3C5BE71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“It already does,” Rheva said. And there, at last, Hardin found the thin edge of humor—because that was what all of them were: old parts refusing to fail on schedule.</w:t>
      </w:r>
    </w:p>
    <w:p w14:paraId="2CBCEB2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Outside, the corvette’s engines came online to reposition.</w:t>
      </w:r>
    </w:p>
    <w:p w14:paraId="6695AE1A"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primary docking arm extended as commanded. The secondary clamp lagged—not enough to suggest intent, but enough to matter.</w:t>
      </w:r>
    </w:p>
    <w:p w14:paraId="1744F61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Metal screamed.</w:t>
      </w:r>
    </w:p>
    <w:p w14:paraId="4BA261C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corvette twisted against asymmetric force. Hull plating along its forward spine flexed, then buckled inward by centimeters. Internal alarms would be cascading now—damage reports, structural stress, dock collar deformation. No blood. No fire. Just pride cracking quietly in the cold.</w:t>
      </w:r>
    </w:p>
    <w:p w14:paraId="2F8D94F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No explosion. No fireball. Just the sickening sound of something expensive discovering it had trusted inferior hardware.</w:t>
      </w:r>
    </w:p>
    <w:p w14:paraId="6599804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In the corridor between sealed doors, the Ascendants felt the vibration through the deck.</w:t>
      </w:r>
    </w:p>
    <w:p w14:paraId="4CDA2F5B"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“Dock arm instability,” the first said quietly.</w:t>
      </w:r>
    </w:p>
    <w:p w14:paraId="6957858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“Yes,” the second replied. “Unfortunate timing.” Unfortunate like weather. Like gravity. Like fate.</w:t>
      </w:r>
    </w:p>
    <w:p w14:paraId="5DAB8E1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They attempted override again. The station core returned the same answer:</w:t>
      </w:r>
    </w:p>
    <w:p w14:paraId="1976418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LOCAL CONTROL FAILURE — MAINTENANCE CASCADE.</w:t>
      </w:r>
    </w:p>
    <w:p w14:paraId="68BD7F1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hostility.</w:t>
      </w:r>
      <w:r w:rsidRPr="003E651D">
        <w:rPr>
          <w:rFonts w:eastAsia="Times New Roman" w:cstheme="minorHAnsi"/>
          <w:kern w:val="0"/>
          <w:sz w:val="24"/>
          <w:szCs w:val="24"/>
          <w14:ligatures w14:val="none"/>
        </w:rPr>
        <w:br/>
        <w:t>Just incompetence. The oldest camouflage there was.</w:t>
      </w:r>
    </w:p>
    <w:p w14:paraId="48C23A8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Mosby and Sael reached the Farther Star at a jog. Hardin was waiting at the base of the ramp.</w:t>
      </w:r>
    </w:p>
    <w:p w14:paraId="5E4D03D8"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have to go,” he said.</w:t>
      </w:r>
    </w:p>
    <w:p w14:paraId="4B99606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There was no anger in it. No ceremony. Just the tired authority of a man who’d already decided which loss he could live with.</w:t>
      </w:r>
    </w:p>
    <w:p w14:paraId="5613BDE2"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“Two salvage tugs are inbound from shadow,” he added. “They’ll rendezvous once you clear the arm.”</w:t>
      </w:r>
    </w:p>
    <w:p w14:paraId="4E6873F9"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Sael pressed a credit chit into his hand. “For the fuel. And the trouble.”</w:t>
      </w:r>
    </w:p>
    <w:p w14:paraId="1835EE60"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Hardin looked at it, then at her. “You won’t need it where you’re going?”</w:t>
      </w:r>
    </w:p>
    <w:p w14:paraId="6806A75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She did not answer. Because the honest answer was: she didn’t know where she was going anymore.</w:t>
      </w:r>
    </w:p>
    <w:p w14:paraId="624DFBC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Ted arrived moments later, breathing controlled, one hand briefly braced against the bulkhead before he straightened. He looked at Rheva.</w:t>
      </w:r>
    </w:p>
    <w:p w14:paraId="64C21A2D"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“You should replace the secondary pump coupler in thirty-six hours,” he said. “It will fail.”</w:t>
      </w:r>
    </w:p>
    <w:p w14:paraId="0573125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Rheva nodded once. “Safe flight.”</w:t>
      </w:r>
    </w:p>
    <w:p w14:paraId="2A93F70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That was enough.</w:t>
      </w:r>
    </w:p>
    <w:p w14:paraId="097812A6"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lastRenderedPageBreak/>
        <w:t>The Farther Star lifted under low thrust. No dramatic burn. Just steady separation from patched metal and tired hydraulics. A ship leaving the only shelter it had without asking whether shelter would exist later.</w:t>
      </w:r>
    </w:p>
    <w:p w14:paraId="5E7014A3"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Behind them, Dock Two’s clamp alarms still echoed through the Ascendant corvette.</w:t>
      </w:r>
    </w:p>
    <w:p w14:paraId="0CD4A31C"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salvage tugs drifted in from shadow, guiding old gas tanks toward the waiting cradles. Mosby went outside in a suit, boots locking to scarred plating, tightening straps with methodical force. Ted supervised the fuel transfer from an access port, voice calm as he walked the tug crews through final connections. Men working in vacuum, doing careful things while death waited politely at range.</w:t>
      </w:r>
    </w:p>
    <w:p w14:paraId="5482203E"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 one waved.</w:t>
      </w:r>
      <w:r w:rsidRPr="003E651D">
        <w:rPr>
          <w:rFonts w:eastAsia="Times New Roman" w:cstheme="minorHAnsi"/>
          <w:kern w:val="0"/>
          <w:sz w:val="24"/>
          <w:szCs w:val="24"/>
          <w14:ligatures w14:val="none"/>
        </w:rPr>
        <w:br/>
        <w:t>No one saluted.</w:t>
      </w:r>
      <w:r w:rsidRPr="003E651D">
        <w:rPr>
          <w:rFonts w:eastAsia="Times New Roman" w:cstheme="minorHAnsi"/>
          <w:kern w:val="0"/>
          <w:sz w:val="24"/>
          <w:szCs w:val="24"/>
          <w14:ligatures w14:val="none"/>
        </w:rPr>
        <w:br/>
        <w:t>Just helmet nods in vacuum. A kind of fellowship that didn’t require names.</w:t>
      </w:r>
    </w:p>
    <w:p w14:paraId="1F1BD7C5"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Farther out, the corvette finally broke free of the docking arm.</w:t>
      </w:r>
    </w:p>
    <w:p w14:paraId="0A3173F7"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Not cleanly.</w:t>
      </w:r>
    </w:p>
    <w:p w14:paraId="263A8494"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A fracture line ran along its forward spine where stress had exceeded tolerance. Minor damage. Repairable.</w:t>
      </w:r>
      <w:r w:rsidRPr="003E651D">
        <w:rPr>
          <w:rFonts w:eastAsia="Times New Roman" w:cstheme="minorHAnsi"/>
          <w:kern w:val="0"/>
          <w:sz w:val="24"/>
          <w:szCs w:val="24"/>
          <w14:ligatures w14:val="none"/>
        </w:rPr>
        <w:br/>
        <w:t>Humiliating. And humiliation, Mosby knew, could be more dangerous than injury.</w:t>
      </w:r>
    </w:p>
    <w:p w14:paraId="2DFCDDEF"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By the time the Ascendants regained full system authority, Dock Two was dark and nominal. No unauthorized code detected. No malicious entry traceable.</w:t>
      </w:r>
      <w:r w:rsidRPr="003E651D">
        <w:rPr>
          <w:rFonts w:eastAsia="Times New Roman" w:cstheme="minorHAnsi"/>
          <w:kern w:val="0"/>
          <w:sz w:val="24"/>
          <w:szCs w:val="24"/>
          <w14:ligatures w14:val="none"/>
        </w:rPr>
        <w:br/>
        <w:t>Only aging hydraulics.</w:t>
      </w:r>
      <w:r w:rsidRPr="003E651D">
        <w:rPr>
          <w:rFonts w:eastAsia="Times New Roman" w:cstheme="minorHAnsi"/>
          <w:kern w:val="0"/>
          <w:sz w:val="24"/>
          <w:szCs w:val="24"/>
          <w14:ligatures w14:val="none"/>
        </w:rPr>
        <w:br/>
        <w:t>Deferred maintenance.</w:t>
      </w:r>
      <w:r w:rsidRPr="003E651D">
        <w:rPr>
          <w:rFonts w:eastAsia="Times New Roman" w:cstheme="minorHAnsi"/>
          <w:kern w:val="0"/>
          <w:sz w:val="24"/>
          <w:szCs w:val="24"/>
          <w14:ligatures w14:val="none"/>
        </w:rPr>
        <w:br/>
        <w:t>Unfortunate timing.</w:t>
      </w:r>
      <w:r w:rsidRPr="003E651D">
        <w:rPr>
          <w:rFonts w:eastAsia="Times New Roman" w:cstheme="minorHAnsi"/>
          <w:kern w:val="0"/>
          <w:sz w:val="24"/>
          <w:szCs w:val="24"/>
          <w14:ligatures w14:val="none"/>
        </w:rPr>
        <w:br/>
        <w:t>And a freighter already slipping into black. Already becoming, on their instruments, an inconvenience rather than a certainty.</w:t>
      </w:r>
    </w:p>
    <w:p w14:paraId="58DAEE31" w14:textId="77777777" w:rsidR="003E651D" w:rsidRPr="003E651D" w:rsidRDefault="003E651D" w:rsidP="003E651D">
      <w:pPr>
        <w:spacing w:before="100" w:beforeAutospacing="1" w:after="100" w:afterAutospacing="1" w:line="240" w:lineRule="auto"/>
        <w:rPr>
          <w:rFonts w:eastAsia="Times New Roman" w:cstheme="minorHAnsi"/>
          <w:kern w:val="0"/>
          <w:sz w:val="24"/>
          <w:szCs w:val="24"/>
          <w14:ligatures w14:val="none"/>
        </w:rPr>
      </w:pPr>
      <w:r w:rsidRPr="003E651D">
        <w:rPr>
          <w:rFonts w:eastAsia="Times New Roman" w:cstheme="minorHAnsi"/>
          <w:kern w:val="0"/>
          <w:sz w:val="24"/>
          <w:szCs w:val="24"/>
          <w14:ligatures w14:val="none"/>
        </w:rPr>
        <w:t>The Farther Star was heavier now. Scarred. Lopsided.</w:t>
      </w:r>
      <w:r w:rsidRPr="003E651D">
        <w:rPr>
          <w:rFonts w:eastAsia="Times New Roman" w:cstheme="minorHAnsi"/>
          <w:kern w:val="0"/>
          <w:sz w:val="24"/>
          <w:szCs w:val="24"/>
          <w14:ligatures w14:val="none"/>
        </w:rPr>
        <w:br/>
        <w:t>And accelerating toward Ael-</w:t>
      </w:r>
      <w:proofErr w:type="spellStart"/>
      <w:r w:rsidRPr="003E651D">
        <w:rPr>
          <w:rFonts w:eastAsia="Times New Roman" w:cstheme="minorHAnsi"/>
          <w:kern w:val="0"/>
          <w:sz w:val="24"/>
          <w:szCs w:val="24"/>
          <w14:ligatures w14:val="none"/>
        </w:rPr>
        <w:t>Ruun</w:t>
      </w:r>
      <w:proofErr w:type="spellEnd"/>
      <w:r w:rsidRPr="003E651D">
        <w:rPr>
          <w:rFonts w:eastAsia="Times New Roman" w:cstheme="minorHAnsi"/>
          <w:kern w:val="0"/>
          <w:sz w:val="24"/>
          <w:szCs w:val="24"/>
          <w14:ligatures w14:val="none"/>
        </w:rPr>
        <w:t>. Toward the kind of space where people put names on their gods and call it law.</w:t>
      </w:r>
    </w:p>
    <w:p w14:paraId="1DB682BE" w14:textId="5FDB8722" w:rsidR="00364DAB" w:rsidRPr="00303D85" w:rsidRDefault="00364DAB">
      <w:pPr>
        <w:rPr>
          <w:rFonts w:cstheme="minorHAnsi"/>
          <w:sz w:val="24"/>
          <w:szCs w:val="24"/>
        </w:rPr>
      </w:pPr>
      <w:r w:rsidRPr="00303D85">
        <w:rPr>
          <w:rFonts w:cstheme="minorHAnsi"/>
          <w:sz w:val="24"/>
          <w:szCs w:val="24"/>
        </w:rPr>
        <w:br w:type="page"/>
      </w:r>
    </w:p>
    <w:p w14:paraId="4ED2C728" w14:textId="77777777" w:rsidR="009736D8" w:rsidRPr="009736D8" w:rsidRDefault="009736D8" w:rsidP="009736D8">
      <w:pPr>
        <w:spacing w:before="100" w:beforeAutospacing="1" w:after="100" w:afterAutospacing="1" w:line="240" w:lineRule="auto"/>
        <w:outlineLvl w:val="1"/>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Chapter</w:t>
      </w:r>
    </w:p>
    <w:p w14:paraId="072F30C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jump to Ael-</w:t>
      </w:r>
      <w:proofErr w:type="spellStart"/>
      <w:r w:rsidRPr="009736D8">
        <w:rPr>
          <w:rFonts w:eastAsia="Times New Roman" w:cstheme="minorHAnsi"/>
          <w:kern w:val="0"/>
          <w:sz w:val="24"/>
          <w:szCs w:val="24"/>
          <w14:ligatures w14:val="none"/>
        </w:rPr>
        <w:t>Ruun</w:t>
      </w:r>
      <w:proofErr w:type="spellEnd"/>
      <w:r w:rsidRPr="009736D8">
        <w:rPr>
          <w:rFonts w:eastAsia="Times New Roman" w:cstheme="minorHAnsi"/>
          <w:kern w:val="0"/>
          <w:sz w:val="24"/>
          <w:szCs w:val="24"/>
          <w14:ligatures w14:val="none"/>
        </w:rPr>
        <w:t xml:space="preserve"> was long and narrow, the Farther Star riding a fragile seam between distance and depletion. It was the kind of transit that didn’t invite heroics; it demanded quiet competence and punished mood. The borrowed tanks, welded and braced with a combination of engineering and stubbornness, shifted minutely against their cradles as fuel transferred in disciplined increments. The hull answered each fluctuation with a muted complaint. Nothing catastrophic. Nothing forgiving. A ship could survive a lot of suffering if you didn’t ask it to pretend it wasn’t suffering.</w:t>
      </w:r>
    </w:p>
    <w:p w14:paraId="386F4E0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Ted had not left engineering except to sleep in brief, shallow intervals. His voice filtered forward at irregular moments, numbers stripped of tone: pressure variance within tolerance, pump lag compensating, weld stress acceptable but not generous. He never said “fine.” He never said “safe.” He spoke in margins, as if language itself ought to carry a warning label. He rode the system the way other people rode weather—watching the barometer, listening for the turn. And when he did sleep, it was the sleep of a man who could be woken by a pump note changing half a pitch.</w:t>
      </w:r>
    </w:p>
    <w:p w14:paraId="21117FE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Sael sat in the co-pilot’s seat with a slate open in her hands. Data scrolled across it in neat columns—post-event analysis, fragmentary reports pulled from open bands before the Ascendant cordon sealed the system. She did not read them. The motion of the text was something to look at that was not the forward screens. If she kept her eyes on the slate, she could pretend she was still in briefing rooms, where outcomes were diagrams and blood was always someone else’s.</w:t>
      </w:r>
    </w:p>
    <w:p w14:paraId="376438C0"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Mosby flew.</w:t>
      </w:r>
    </w:p>
    <w:p w14:paraId="1AE1FF4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field distortion streamed past in smeared ribbons of white and violet, a narrow corridor carved through probability. The hum under his boots was steady but thin. The ship felt heavier now—not simply with fuel, but with implication. Every micro-adjustment he made rode close to the edge of margin. He could feel it in the stick and in his teeth: the field wasn’t unstable, exactly, but it was particular, and particulars were where men got killed.</w:t>
      </w:r>
    </w:p>
    <w:p w14:paraId="6B0C403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They spoke when necessary.</w:t>
      </w:r>
    </w:p>
    <w:p w14:paraId="5008082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Burn fraction adjustments. Transfer timing. Field stability confirmation. A check of tank temperatures. A check of line pressure. A check of what the ship was willing to admit out loud.</w:t>
      </w:r>
    </w:p>
    <w:p w14:paraId="5F2E4E6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Nothing else.</w:t>
      </w:r>
    </w:p>
    <w:p w14:paraId="0E83D8F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silence was not empty. It was load-bearing. It held the cockpit together the way the welds held the tanks: under strain, with no romance in it.</w:t>
      </w:r>
    </w:p>
    <w:p w14:paraId="7327FB2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Twice, Sael drew breath to speak. Twice, Mosby made a minor correction—roll trim, fuel balance, a quiet inquiry to Ted about tank temperature that did not require an answer. It was not avoidance in any overt sense. It was precision. He kept the work between them because work was safer than confession.</w:t>
      </w:r>
    </w:p>
    <w:p w14:paraId="5FDB35E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third time she did not wait.</w:t>
      </w:r>
    </w:p>
    <w:p w14:paraId="77AFA8D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“Caleb.”</w:t>
      </w:r>
    </w:p>
    <w:p w14:paraId="28EE579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did not look at her. His hands remained light on the controls, fingers barely resting against the interface as if he were listening through them. His shoulders stayed set, not tense with fear but locked into a pilot’s discipline: if the ship twitched, he would know it before the instruments confessed it.</w:t>
      </w:r>
    </w:p>
    <w:p w14:paraId="5AA2268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“We are inside a narrow burn corridor,” he said evenly. “If the field fluctuates, I need to feel it.”</w:t>
      </w:r>
    </w:p>
    <w:p w14:paraId="19ACBC2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It was true.</w:t>
      </w:r>
    </w:p>
    <w:p w14:paraId="12BAACA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It was also not the whole truth.</w:t>
      </w:r>
    </w:p>
    <w:p w14:paraId="1E7DB0D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She let several heartbeats pass, the hum of the field filling the space between them. A thin, patient sound—like a wire drawn tight across years.</w:t>
      </w:r>
    </w:p>
    <w:p w14:paraId="56F6412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should have told you,” she said.</w:t>
      </w:r>
    </w:p>
    <w:p w14:paraId="402F856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His jaw tightened—not surprise, not shock. Confirmation. The kind of confirmation that didn’t make the thing real, because it had already been real; it only made it spoken.</w:t>
      </w:r>
    </w:p>
    <w:p w14:paraId="7A1ED99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“Told me what.”</w:t>
      </w:r>
    </w:p>
    <w:p w14:paraId="0C8EC07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“That you were flagged.”</w:t>
      </w:r>
    </w:p>
    <w:p w14:paraId="5B7A4EB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“For what.”</w:t>
      </w:r>
    </w:p>
    <w:p w14:paraId="7E2A0F1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“For anomaly proximity.”</w:t>
      </w:r>
    </w:p>
    <w:p w14:paraId="2E915B3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words did not sound absurd in the cockpit. They sounded technical. That was worse. Technical words could be filed. Logged. Used as justification.</w:t>
      </w:r>
    </w:p>
    <w:p w14:paraId="19661F6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exhaled slowly through his nose. He kept his breathing steady the way he kept the ship steady, and for the same reason: panic didn’t change the math.</w:t>
      </w:r>
    </w:p>
    <w:p w14:paraId="7DD0AAD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“Proximity to what.”</w:t>
      </w:r>
    </w:p>
    <w:p w14:paraId="493782F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“You know to what.”</w:t>
      </w:r>
    </w:p>
    <w:p w14:paraId="71A88E8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adjusted their roll trim by a fraction of a degree. A movement so small it was almost a gesture of restraint.</w:t>
      </w:r>
    </w:p>
    <w:p w14:paraId="6A71C05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“That’s not the same as answering.”</w:t>
      </w:r>
    </w:p>
    <w:p w14:paraId="28ECB30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silence that followed was different. It leaned forward. It had edges now.</w:t>
      </w:r>
    </w:p>
    <w:p w14:paraId="1B9D0330"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suspected after the gate collapse,” she said. “The harmonic resolution did not behave randomly. It converged along your vector.”</w:t>
      </w:r>
    </w:p>
    <w:p w14:paraId="719014A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“My vector,” he repeated.</w:t>
      </w:r>
    </w:p>
    <w:p w14:paraId="3F74A70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“Yes.”</w:t>
      </w:r>
    </w:p>
    <w:p w14:paraId="7937998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 ran analysis.”</w:t>
      </w:r>
    </w:p>
    <w:p w14:paraId="65095A1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ran analysis on the event.”</w:t>
      </w:r>
    </w:p>
    <w:p w14:paraId="32D1BEA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“On me.”</w:t>
      </w:r>
    </w:p>
    <w:p w14:paraId="338C038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 pause, small but unambiguous.</w:t>
      </w:r>
    </w:p>
    <w:p w14:paraId="1D6F48D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“Yes.”</w:t>
      </w:r>
    </w:p>
    <w:p w14:paraId="514A96A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Outside, the distortion corridor narrowed briefly as a transfer pump aft crossed a threshold. The field trembled and then re-settled. The ship gave a soft, full-body shiver—like an animal reminded it was on thin ice.</w:t>
      </w:r>
    </w:p>
    <w:p w14:paraId="35818A9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 thought I was carrying it,” he said.</w:t>
      </w:r>
    </w:p>
    <w:p w14:paraId="45AF60A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thought you might be inside its resolution envelope.”</w:t>
      </w:r>
    </w:p>
    <w:p w14:paraId="741AF82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“That’s worse.”</w:t>
      </w:r>
    </w:p>
    <w:p w14:paraId="49AEA6B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Her mouth almost curved. It did not hold. Humor tried to rise and found no oxygen.</w:t>
      </w:r>
    </w:p>
    <w:p w14:paraId="4C3E9D4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did not conclude attachment,” she said. “Only statistical clustering.”</w:t>
      </w:r>
    </w:p>
    <w:p w14:paraId="1925CFF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glanced at her once—quick, measuring—and then back to the corridor. It was the look you gave a fuse after you’d smelled smoke.</w:t>
      </w:r>
    </w:p>
    <w:p w14:paraId="5AA72E2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you decided not to mention that.”</w:t>
      </w:r>
    </w:p>
    <w:p w14:paraId="5AA1C98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“I did not have confirmation.”</w:t>
      </w:r>
    </w:p>
    <w:p w14:paraId="0BBD57E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 have it now.”</w:t>
      </w:r>
    </w:p>
    <w:p w14:paraId="79E2D9B0"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“Yes.”</w:t>
      </w:r>
    </w:p>
    <w:p w14:paraId="0EC636C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word did not tremble. That was, Mosby realized, its own kind of courage—or its own kind of training.</w:t>
      </w:r>
    </w:p>
    <w:p w14:paraId="6530B4F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hum of the field deepened, then stabilized again. A steadying that felt almost deliberate, as if the corridor itself had listened and chosen to remain intact.</w:t>
      </w:r>
    </w:p>
    <w:p w14:paraId="189BD39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“How long,” he asked quietly, “have you known about the Ascendant models.”</w:t>
      </w:r>
    </w:p>
    <w:p w14:paraId="2D11B3A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She did not pretend confusion. There was no point in pretending, not now, not with the ship balanced on a seam of probability.</w:t>
      </w:r>
    </w:p>
    <w:p w14:paraId="1B25FF6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 xml:space="preserve">“Before </w:t>
      </w:r>
      <w:proofErr w:type="spellStart"/>
      <w:r w:rsidRPr="009736D8">
        <w:rPr>
          <w:rFonts w:eastAsia="Times New Roman" w:cstheme="minorHAnsi"/>
          <w:kern w:val="0"/>
          <w:sz w:val="24"/>
          <w:szCs w:val="24"/>
          <w14:ligatures w14:val="none"/>
        </w:rPr>
        <w:t>Lysara</w:t>
      </w:r>
      <w:proofErr w:type="spellEnd"/>
      <w:r w:rsidRPr="009736D8">
        <w:rPr>
          <w:rFonts w:eastAsia="Times New Roman" w:cstheme="minorHAnsi"/>
          <w:kern w:val="0"/>
          <w:sz w:val="24"/>
          <w:szCs w:val="24"/>
          <w14:ligatures w14:val="none"/>
        </w:rPr>
        <w:t>,” she said. “Not operational detail. The framework.”</w:t>
      </w:r>
    </w:p>
    <w:p w14:paraId="1BC42EA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part where war is stress testing.”</w:t>
      </w:r>
    </w:p>
    <w:p w14:paraId="503E3F1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“Yes.”</w:t>
      </w:r>
    </w:p>
    <w:p w14:paraId="7F0641D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part where collapse is refinement.”</w:t>
      </w:r>
    </w:p>
    <w:p w14:paraId="2E17FC8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“Yes.”</w:t>
      </w:r>
    </w:p>
    <w:p w14:paraId="69401FA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nodded once, as if confirming a navigation solution. As if each answer locked another bearing into place.</w:t>
      </w:r>
    </w:p>
    <w:p w14:paraId="5C0B74F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you knew there were credible indicators they influenced escalation cycles.”</w:t>
      </w:r>
    </w:p>
    <w:p w14:paraId="3E92975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“Yes.”</w:t>
      </w:r>
    </w:p>
    <w:p w14:paraId="18C4071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you still boarded my ship.”</w:t>
      </w:r>
    </w:p>
    <w:p w14:paraId="3351098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This time she did look at him. Her gaze didn’t plead. It didn’t demand absolution. It simply arrived, and stayed.</w:t>
      </w:r>
    </w:p>
    <w:p w14:paraId="46E813E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boarded your ship because I believed the alternative was extinction.”</w:t>
      </w:r>
    </w:p>
    <w:p w14:paraId="505163A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“For who.”</w:t>
      </w:r>
    </w:p>
    <w:p w14:paraId="5D6907D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“For everyone.”</w:t>
      </w:r>
    </w:p>
    <w:p w14:paraId="215E747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The field corridor rippled faintly, then steadied again. Fuel margins ticked downward in disciplined increments. Numbers marching like soldiers toward whatever conclusion the universe had already written.</w:t>
      </w:r>
    </w:p>
    <w:p w14:paraId="3FA7876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 don’t get to decide that alone,” he said.</w:t>
      </w:r>
    </w:p>
    <w:p w14:paraId="190313E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did not decide,” she replied. “I assessed.”</w:t>
      </w:r>
    </w:p>
    <w:p w14:paraId="26202ED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let out a breath that was almost a laugh and not at all amused. It came out dry, the sound of a man discovering he has been placed inside someone else’s equation.</w:t>
      </w:r>
    </w:p>
    <w:p w14:paraId="3BB1830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“Assessment,” he said. “Is that what I am to you.”</w:t>
      </w:r>
    </w:p>
    <w:p w14:paraId="23FBD79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Her fingers tightened slightly around the slate. She didn’t look at the scrolling text. She looked at him, and that alone was a kind of admission.</w:t>
      </w:r>
    </w:p>
    <w:p w14:paraId="0F89A87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 were a variable in a high-risk environment.”</w:t>
      </w:r>
    </w:p>
    <w:p w14:paraId="2F10F8C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now.”</w:t>
      </w:r>
    </w:p>
    <w:p w14:paraId="3924EDC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She hesitated—not because she lacked language, but because she had too much of it. Too many words that could be true and still be cruel.</w:t>
      </w:r>
    </w:p>
    <w:p w14:paraId="58C3561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now,” she said carefully, “you are a convergence locus.”</w:t>
      </w:r>
    </w:p>
    <w:p w14:paraId="58CBA0C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went very still. Even his hands, light on the controls, seemed to stop being hands and become instruments of steadiness.</w:t>
      </w:r>
    </w:p>
    <w:p w14:paraId="16E3D10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 confirmed that in front of them.”</w:t>
      </w:r>
    </w:p>
    <w:p w14:paraId="3CD5DD9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“If I had refused, they would have escalated immediately.”</w:t>
      </w:r>
    </w:p>
    <w:p w14:paraId="73A3D07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“So you gave them what they wanted.”</w:t>
      </w:r>
    </w:p>
    <w:p w14:paraId="6E81257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gave them a name,” she said. “They already had the pattern.”</w:t>
      </w:r>
    </w:p>
    <w:p w14:paraId="6B86538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“That’s not the same thing.”</w:t>
      </w:r>
    </w:p>
    <w:p w14:paraId="1B3EC55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No.</w:t>
      </w:r>
    </w:p>
    <w:p w14:paraId="5225AB7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It wasn’t.</w:t>
      </w:r>
    </w:p>
    <w:p w14:paraId="0A2EEC2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 xml:space="preserve">A faint metallic tick echoed from aft as one of the external braces adjusted under load. Ted’s voice came through a moment later, clipped and precise: transfer margin holding, weld stress </w:t>
      </w:r>
      <w:r w:rsidRPr="009736D8">
        <w:rPr>
          <w:rFonts w:eastAsia="Times New Roman" w:cstheme="minorHAnsi"/>
          <w:kern w:val="0"/>
          <w:sz w:val="24"/>
          <w:szCs w:val="24"/>
          <w14:ligatures w14:val="none"/>
        </w:rPr>
        <w:lastRenderedPageBreak/>
        <w:t>within acceptable deviation. No comment. No curiosity. Just a man reporting what mattered, like a lighthouse sending its beam through fog.</w:t>
      </w:r>
    </w:p>
    <w:p w14:paraId="4526C02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Mosby absorbed it, nodded once though Ted could not see him, and returned his attention forward. He didn’t thank Ted because thanks implied comfort, and comfort was not on the manifest.</w:t>
      </w:r>
    </w:p>
    <w:p w14:paraId="7AA586A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“How long,” he said after a moment, “have you suspected it was embodied.”</w:t>
      </w:r>
    </w:p>
    <w:p w14:paraId="3B2BBE9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She did not answer immediately. The word sat between them—embodied—like a live wire they were both pretending wasn’t exposed.</w:t>
      </w:r>
    </w:p>
    <w:p w14:paraId="183C4FF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“Long enough to consider the possibility,” she said at last.</w:t>
      </w:r>
    </w:p>
    <w:p w14:paraId="5CD3D89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 xml:space="preserve">“And you didn’t think I deserved to know that someone out there might believe I’m carrying a centuries-old </w:t>
      </w:r>
      <w:proofErr w:type="spellStart"/>
      <w:r w:rsidRPr="009736D8">
        <w:rPr>
          <w:rFonts w:eastAsia="Times New Roman" w:cstheme="minorHAnsi"/>
          <w:kern w:val="0"/>
          <w:sz w:val="24"/>
          <w:szCs w:val="24"/>
          <w14:ligatures w14:val="none"/>
        </w:rPr>
        <w:t>preservational</w:t>
      </w:r>
      <w:proofErr w:type="spellEnd"/>
      <w:r w:rsidRPr="009736D8">
        <w:rPr>
          <w:rFonts w:eastAsia="Times New Roman" w:cstheme="minorHAnsi"/>
          <w:kern w:val="0"/>
          <w:sz w:val="24"/>
          <w:szCs w:val="24"/>
          <w14:ligatures w14:val="none"/>
        </w:rPr>
        <w:t xml:space="preserve"> intelligence.”</w:t>
      </w:r>
    </w:p>
    <w:p w14:paraId="462A203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thought,” she said, and this time there was strain in it, “that if I was wrong, I would not burden you with a narrative that would distort your decisions.”</w:t>
      </w:r>
    </w:p>
    <w:p w14:paraId="59225FE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if you were right.”</w:t>
      </w:r>
    </w:p>
    <w:p w14:paraId="16C6FCA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“Then telling you might change the outcome.”</w:t>
      </w:r>
    </w:p>
    <w:p w14:paraId="6AD7B90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There it was.</w:t>
      </w:r>
    </w:p>
    <w:p w14:paraId="70E164D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Not manipulation. Not strategy.</w:t>
      </w:r>
    </w:p>
    <w:p w14:paraId="11E70B6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Fear. Not fear of him—fear of consequence, fear of the way a single belief can tilt a man’s hand at the wrong second.</w:t>
      </w:r>
    </w:p>
    <w:p w14:paraId="67ACA91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turned his head slightly, studying her profile in the glow of the forward screens. The light made her look more like what she was: a person trained to carry secrets as if they were equipment, not wounds.</w:t>
      </w:r>
    </w:p>
    <w:p w14:paraId="65E0705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 don’t trust me with that,” he said.</w:t>
      </w:r>
    </w:p>
    <w:p w14:paraId="6E4272E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do not trust outcomes,” she replied. “I trust behavior.”</w:t>
      </w:r>
    </w:p>
    <w:p w14:paraId="063FC63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what’s my behavior.”</w:t>
      </w:r>
    </w:p>
    <w:p w14:paraId="57A3F6D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 do not step aside.”</w:t>
      </w:r>
    </w:p>
    <w:p w14:paraId="484134D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words were not praise.</w:t>
      </w:r>
    </w:p>
    <w:p w14:paraId="08946EA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They were diagnosis. A clinical description of a man who keeps walking into gunfire because the alternative is letting something worse happen to someone else.</w:t>
      </w:r>
    </w:p>
    <w:p w14:paraId="4164C02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 xml:space="preserve">He looked forward again. The corridor of distortion was thinning now, the first hints of </w:t>
      </w:r>
      <w:proofErr w:type="spellStart"/>
      <w:r w:rsidRPr="009736D8">
        <w:rPr>
          <w:rFonts w:eastAsia="Times New Roman" w:cstheme="minorHAnsi"/>
          <w:kern w:val="0"/>
          <w:sz w:val="24"/>
          <w:szCs w:val="24"/>
          <w14:ligatures w14:val="none"/>
        </w:rPr>
        <w:t>realspace</w:t>
      </w:r>
      <w:proofErr w:type="spellEnd"/>
      <w:r w:rsidRPr="009736D8">
        <w:rPr>
          <w:rFonts w:eastAsia="Times New Roman" w:cstheme="minorHAnsi"/>
          <w:kern w:val="0"/>
          <w:sz w:val="24"/>
          <w:szCs w:val="24"/>
          <w14:ligatures w14:val="none"/>
        </w:rPr>
        <w:t xml:space="preserve"> beginning to ghost along the edges of the screen. The white-violet smear began to break into texture, like fog turning back into weather.</w:t>
      </w:r>
    </w:p>
    <w:p w14:paraId="512C4B5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“Next time,” he said quietly, “you tell me.”</w:t>
      </w:r>
    </w:p>
    <w:p w14:paraId="2B534B2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“There may not be a next time.”</w:t>
      </w:r>
    </w:p>
    <w:p w14:paraId="35761AD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“There is always a next time.”</w:t>
      </w:r>
    </w:p>
    <w:p w14:paraId="0EF15D0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She did not argue.</w:t>
      </w:r>
    </w:p>
    <w:p w14:paraId="5C8A15E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She did not agree.</w:t>
      </w:r>
    </w:p>
    <w:p w14:paraId="38781D2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 xml:space="preserve">The forward distortion fractured, thinned, and then tore cleanly as </w:t>
      </w:r>
      <w:proofErr w:type="spellStart"/>
      <w:r w:rsidRPr="009736D8">
        <w:rPr>
          <w:rFonts w:eastAsia="Times New Roman" w:cstheme="minorHAnsi"/>
          <w:kern w:val="0"/>
          <w:sz w:val="24"/>
          <w:szCs w:val="24"/>
          <w14:ligatures w14:val="none"/>
        </w:rPr>
        <w:t>realspace</w:t>
      </w:r>
      <w:proofErr w:type="spellEnd"/>
      <w:r w:rsidRPr="009736D8">
        <w:rPr>
          <w:rFonts w:eastAsia="Times New Roman" w:cstheme="minorHAnsi"/>
          <w:kern w:val="0"/>
          <w:sz w:val="24"/>
          <w:szCs w:val="24"/>
          <w14:ligatures w14:val="none"/>
        </w:rPr>
        <w:t xml:space="preserve"> reasserted itself at the ragged edge of the Ael-</w:t>
      </w:r>
      <w:proofErr w:type="spellStart"/>
      <w:r w:rsidRPr="009736D8">
        <w:rPr>
          <w:rFonts w:eastAsia="Times New Roman" w:cstheme="minorHAnsi"/>
          <w:kern w:val="0"/>
          <w:sz w:val="24"/>
          <w:szCs w:val="24"/>
          <w14:ligatures w14:val="none"/>
        </w:rPr>
        <w:t>Ruun</w:t>
      </w:r>
      <w:proofErr w:type="spellEnd"/>
      <w:r w:rsidRPr="009736D8">
        <w:rPr>
          <w:rFonts w:eastAsia="Times New Roman" w:cstheme="minorHAnsi"/>
          <w:kern w:val="0"/>
          <w:sz w:val="24"/>
          <w:szCs w:val="24"/>
          <w14:ligatures w14:val="none"/>
        </w:rPr>
        <w:t xml:space="preserve"> system. Stars snapped back into hard points. The hum of the field collapsed into the steadier vibration of conventional drive. The cockpit suddenly felt louder, as if silence had been a kind of pressure and someone had opened a hatch.</w:t>
      </w:r>
    </w:p>
    <w:p w14:paraId="73027AB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Farther Star shuddered once, a full-body reminder of how narrow the seam had been. Somewhere aft, metal cooled and adjusted with small, honest sounds—ticks and pings that meant the ship had, for the moment, chosen to remain a ship.</w:t>
      </w:r>
    </w:p>
    <w:p w14:paraId="412B9940"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On the board, Ael-</w:t>
      </w:r>
      <w:proofErr w:type="spellStart"/>
      <w:r w:rsidRPr="009736D8">
        <w:rPr>
          <w:rFonts w:eastAsia="Times New Roman" w:cstheme="minorHAnsi"/>
          <w:kern w:val="0"/>
          <w:sz w:val="24"/>
          <w:szCs w:val="24"/>
          <w14:ligatures w14:val="none"/>
        </w:rPr>
        <w:t>Ruun’s</w:t>
      </w:r>
      <w:proofErr w:type="spellEnd"/>
      <w:r w:rsidRPr="009736D8">
        <w:rPr>
          <w:rFonts w:eastAsia="Times New Roman" w:cstheme="minorHAnsi"/>
          <w:kern w:val="0"/>
          <w:sz w:val="24"/>
          <w:szCs w:val="24"/>
          <w14:ligatures w14:val="none"/>
        </w:rPr>
        <w:t xml:space="preserve"> primary star burned steady and indifferent, and the first scattered traffic marks began to resolve—thin, cautious, already organized into lanes that suggested law.</w:t>
      </w:r>
    </w:p>
    <w:p w14:paraId="40A2F80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Mosby’s eyes stayed forward. If he had expected relief, it did not arrive. What arrived was the next set of problems, waiting in clean lines.</w:t>
      </w:r>
    </w:p>
    <w:p w14:paraId="144E1B5B" w14:textId="77777777" w:rsidR="009736D8" w:rsidRPr="00303D85" w:rsidRDefault="009736D8">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6B9D2820" w14:textId="77777777" w:rsidR="009736D8" w:rsidRPr="009736D8" w:rsidRDefault="009736D8" w:rsidP="009736D8">
      <w:pPr>
        <w:spacing w:before="100" w:beforeAutospacing="1" w:after="100" w:afterAutospacing="1" w:line="240" w:lineRule="auto"/>
        <w:outlineLvl w:val="1"/>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Chapter</w:t>
      </w:r>
    </w:p>
    <w:p w14:paraId="071948D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proofErr w:type="spellStart"/>
      <w:r w:rsidRPr="009736D8">
        <w:rPr>
          <w:rFonts w:eastAsia="Times New Roman" w:cstheme="minorHAnsi"/>
          <w:kern w:val="0"/>
          <w:sz w:val="24"/>
          <w:szCs w:val="24"/>
          <w14:ligatures w14:val="none"/>
        </w:rPr>
        <w:t>Realspace</w:t>
      </w:r>
      <w:proofErr w:type="spellEnd"/>
      <w:r w:rsidRPr="009736D8">
        <w:rPr>
          <w:rFonts w:eastAsia="Times New Roman" w:cstheme="minorHAnsi"/>
          <w:kern w:val="0"/>
          <w:sz w:val="24"/>
          <w:szCs w:val="24"/>
          <w14:ligatures w14:val="none"/>
        </w:rPr>
        <w:t xml:space="preserve"> hit them hard.</w:t>
      </w:r>
    </w:p>
    <w:p w14:paraId="700B30B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Farther Star tore free of distortion on the ragged fringe of Ael-Ruun, hull shuddering as the field collapsed and inertia reclaimed its due. The transition was not gentle; it was the universe reminding them that distance extracted payment in full. For half a second the forward screens were white static. Then the star resolved—pale, wide-spectrum, colder than Sol, throwing a light that felt analytical rather than warm. It was not a star that welcomed. It illuminated. It inspected.</w:t>
      </w:r>
    </w:p>
    <w:p w14:paraId="7858146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Mosby didn’t admire it.</w:t>
      </w:r>
    </w:p>
    <w:p w14:paraId="6613711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“Kill active emission.”</w:t>
      </w:r>
    </w:p>
    <w:p w14:paraId="12E61F5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“Already damped,” Ted replied from engineering. “Passive only.” No excess, no flourish—just a statement of condition, as if excess words might cost fuel.</w:t>
      </w:r>
    </w:p>
    <w:p w14:paraId="214D88A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Sael leaned forward slightly as system data began to resolve in thin, hesitant layers across her display. Telemetry crawled back into coherence: gravimetric drift, scattered transponder ghosts, the long sigh of a system that had once expected industry and now tolerated caution.</w:t>
      </w:r>
    </w:p>
    <w:p w14:paraId="36812B8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Ael-</w:t>
      </w:r>
      <w:proofErr w:type="spellStart"/>
      <w:r w:rsidRPr="009736D8">
        <w:rPr>
          <w:rFonts w:eastAsia="Times New Roman" w:cstheme="minorHAnsi"/>
          <w:kern w:val="0"/>
          <w:sz w:val="24"/>
          <w:szCs w:val="24"/>
          <w14:ligatures w14:val="none"/>
        </w:rPr>
        <w:t>Ruun</w:t>
      </w:r>
      <w:proofErr w:type="spellEnd"/>
      <w:r w:rsidRPr="009736D8">
        <w:rPr>
          <w:rFonts w:eastAsia="Times New Roman" w:cstheme="minorHAnsi"/>
          <w:kern w:val="0"/>
          <w:sz w:val="24"/>
          <w:szCs w:val="24"/>
          <w14:ligatures w14:val="none"/>
        </w:rPr>
        <w:t xml:space="preserve"> was not empty.</w:t>
      </w:r>
    </w:p>
    <w:p w14:paraId="14702D0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Platforms circled the third planet in disciplined arcs. Thermal ghosts marked abandoned mining attempts. Two relay buoys drifted dark but still radiating trace power. Civilian traffic moved farther in—sparse, careful. No exuberance. No rush. Every trajectory conservative, every burn measured against risk.</w:t>
      </w:r>
    </w:p>
    <w:p w14:paraId="2E7CC5A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threaded through all of it—</w:t>
      </w:r>
    </w:p>
    <w:p w14:paraId="03B77C8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—variance.</w:t>
      </w:r>
    </w:p>
    <w:p w14:paraId="3130E6E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“Roll us thirty degrees starboard,” Mosby said.</w:t>
      </w:r>
    </w:p>
    <w:p w14:paraId="3C1673D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Star answered slowly. With the external tanks welded along her spine and belly, she no longer rolled like a trader. She rolled like something wearing borrowed bones. Mass lagged intention. Inertia spoke before obedience did.</w:t>
      </w:r>
    </w:p>
    <w:p w14:paraId="446810F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“Keep the tanks in stellar shadow.”</w:t>
      </w:r>
    </w:p>
    <w:p w14:paraId="675EF31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“You’re masking thermal bloom,” Sael said.</w:t>
      </w:r>
    </w:p>
    <w:p w14:paraId="409FED9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“Masking geometry,” he corrected. “Most long-range sweeps assume a clean trader silhouette. I don’t want to give them a problem that matches.”</w:t>
      </w:r>
    </w:p>
    <w:p w14:paraId="526B14A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tanks caught and swallowed starlight as the hull rotated, turning irregular weld lines into glare and scatter. What had been crude improvisation became distortion camouflage. Ugly could be useful.</w:t>
      </w:r>
    </w:p>
    <w:p w14:paraId="7103E6C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“Fuel margin remains unpleasant,” Ted said.</w:t>
      </w:r>
    </w:p>
    <w:p w14:paraId="3DB8CB7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“How unpleasant.”</w:t>
      </w:r>
    </w:p>
    <w:p w14:paraId="75625B2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“Mathematically survivable,” Ted replied. “Emotionally objectionable.”</w:t>
      </w:r>
      <w:r w:rsidRPr="009736D8">
        <w:rPr>
          <w:rFonts w:eastAsia="Times New Roman" w:cstheme="minorHAnsi"/>
          <w:kern w:val="0"/>
          <w:sz w:val="24"/>
          <w:szCs w:val="24"/>
          <w14:ligatures w14:val="none"/>
        </w:rPr>
        <w:br/>
        <w:t>A beat. Then, almost as an afterthought: “Within bounds, if we refrain from heroics.”</w:t>
      </w:r>
    </w:p>
    <w:p w14:paraId="59511AC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Mosby almost smiled. Almost. There wasn’t enough margin for humor to land safely.</w:t>
      </w:r>
    </w:p>
    <w:p w14:paraId="177E06B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They cut thrust to minimum drift and let the outer gravity well begin its patient work. No beacon. No handshake. No registry ping. Just cooling metal coasting inward under physics. They let the system take them the way a river takes a body that does not wish to be seen.</w:t>
      </w:r>
    </w:p>
    <w:p w14:paraId="58D43E9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Sael shifted her scan resolution. She filtered for harmonic discontinuities rather than mass returns.</w:t>
      </w:r>
    </w:p>
    <w:p w14:paraId="61723C30"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“If it is here,” she said quietly, “it may not present as structure.”</w:t>
      </w:r>
    </w:p>
    <w:p w14:paraId="767BD7A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“I’m not looking for a monument.”</w:t>
      </w:r>
    </w:p>
    <w:p w14:paraId="080CEFD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“What are you looking for.”</w:t>
      </w:r>
    </w:p>
    <w:p w14:paraId="7359102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watched the star’s light slide across the tanks, adjusting by instinct. A fractional trim here. A micro-correction there. Flying not toward something—but toward the absence of something behaving properly.</w:t>
      </w:r>
    </w:p>
    <w:p w14:paraId="3ACD58D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 inflection.”</w:t>
      </w:r>
    </w:p>
    <w:p w14:paraId="72D73F8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She narrowed the field further. Reduced gain. Isolated jitter bands. Suppressed mass echoes until what remained was behavior, not object.</w:t>
      </w:r>
    </w:p>
    <w:p w14:paraId="46ADC43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There.</w:t>
      </w:r>
    </w:p>
    <w:p w14:paraId="134D2A4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 fluctuation near the inner system—brief, subtle.</w:t>
      </w:r>
    </w:p>
    <w:p w14:paraId="125AC2E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Then it flattened.</w:t>
      </w:r>
    </w:p>
    <w:p w14:paraId="3EF3CFB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“You saw that.”</w:t>
      </w:r>
    </w:p>
    <w:p w14:paraId="2A756BD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saw it.”</w:t>
      </w:r>
    </w:p>
    <w:p w14:paraId="75B7CDD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“Could be stellar noise.”</w:t>
      </w:r>
    </w:p>
    <w:p w14:paraId="2760485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“Could be.”</w:t>
      </w:r>
    </w:p>
    <w:p w14:paraId="33C3CAB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But noise spiked.</w:t>
      </w:r>
      <w:r w:rsidRPr="009736D8">
        <w:rPr>
          <w:rFonts w:eastAsia="Times New Roman" w:cstheme="minorHAnsi"/>
          <w:kern w:val="0"/>
          <w:sz w:val="24"/>
          <w:szCs w:val="24"/>
          <w14:ligatures w14:val="none"/>
        </w:rPr>
        <w:br/>
        <w:t>Noise wandered.</w:t>
      </w:r>
      <w:r w:rsidRPr="009736D8">
        <w:rPr>
          <w:rFonts w:eastAsia="Times New Roman" w:cstheme="minorHAnsi"/>
          <w:kern w:val="0"/>
          <w:sz w:val="24"/>
          <w:szCs w:val="24"/>
          <w14:ligatures w14:val="none"/>
        </w:rPr>
        <w:br/>
        <w:t>This had corrected.</w:t>
      </w:r>
    </w:p>
    <w:p w14:paraId="794455D2"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Ted’s voice came again. “Transfer loss creeping upward. We need to decide whether this is reconnaissance or pilgrimage.”</w:t>
      </w:r>
      <w:r w:rsidRPr="009736D8">
        <w:rPr>
          <w:rFonts w:eastAsia="Times New Roman" w:cstheme="minorHAnsi"/>
          <w:kern w:val="0"/>
          <w:sz w:val="24"/>
          <w:szCs w:val="24"/>
          <w14:ligatures w14:val="none"/>
        </w:rPr>
        <w:br/>
        <w:t>There was no irony in it. Only logistics.</w:t>
      </w:r>
    </w:p>
    <w:p w14:paraId="4D9D51D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Mosby studied the inner system.</w:t>
      </w:r>
    </w:p>
    <w:p w14:paraId="2759D5B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fourth planet wore a thin, irregular ring—metal and ice fragments tumbling through unstable alignment. Sensor return there was chaotic, dense, forgiving. Wreckage and frozen vapor, relics of ambition ground down into orbital indecision.</w:t>
      </w:r>
    </w:p>
    <w:p w14:paraId="3C6885D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“Plot low-energy insertion behind the fourth,” he said. “Use the debris for scatter.”</w:t>
      </w:r>
    </w:p>
    <w:p w14:paraId="10E2E04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“That complicates burn geometry.”</w:t>
      </w:r>
    </w:p>
    <w:p w14:paraId="6AC2912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“It reduces visibility.”</w:t>
      </w:r>
    </w:p>
    <w:p w14:paraId="4546859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 brief pause.</w:t>
      </w:r>
    </w:p>
    <w:p w14:paraId="3D7ED8B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“Understood.”</w:t>
      </w:r>
    </w:p>
    <w:p w14:paraId="464C40B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Star altered course carefully. Every correction was weighed against fuel. Nothing abrupt. Nothing declarative. The kind of maneuver that left no signature except patience.</w:t>
      </w:r>
    </w:p>
    <w:p w14:paraId="765C7A3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ring debris began to swell across the forward screens—fractured metal, frozen volatiles, old wreckage reduced to orbiting shrapnel. Sensor noise climbed sharply. Returns smeared and overlapped. False positives bloomed and died in milliseconds. It was the kind of place that made certainty ashamed.</w:t>
      </w:r>
    </w:p>
    <w:p w14:paraId="54C9448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Perfect.</w:t>
      </w:r>
    </w:p>
    <w:p w14:paraId="4855EF7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They cut emissions further. The ship became shadow and drift. A darkened equation sliding between other broken equations.</w:t>
      </w:r>
    </w:p>
    <w:p w14:paraId="23CF8F1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The anomaly flickered again—closer now. Not stronger.</w:t>
      </w:r>
    </w:p>
    <w:p w14:paraId="6CB0C19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Cleaner.</w:t>
      </w:r>
    </w:p>
    <w:p w14:paraId="54008B96"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statistical jitter around it narrowed, like a tremor settling into a pulse.</w:t>
      </w:r>
    </w:p>
    <w:p w14:paraId="33F7D48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“It’s here,” Sael said softly.</w:t>
      </w:r>
    </w:p>
    <w:p w14:paraId="45A1337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Mosby leaned forward. Not in awe. In focus.</w:t>
      </w:r>
    </w:p>
    <w:p w14:paraId="5440D9D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“Where.”</w:t>
      </w:r>
    </w:p>
    <w:p w14:paraId="56F2C78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She marked the vector.</w:t>
      </w:r>
    </w:p>
    <w:p w14:paraId="3ADC7FF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Inside the densest band of debris. No structure. No drive plume. No beacon.</w:t>
      </w:r>
    </w:p>
    <w:p w14:paraId="3827353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Just a region where collapse probability failed to amplify.</w:t>
      </w:r>
    </w:p>
    <w:p w14:paraId="5330BE0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Where instability refused to cascade.</w:t>
      </w:r>
    </w:p>
    <w:p w14:paraId="0FF68D2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“Hold us in that band.”</w:t>
      </w:r>
    </w:p>
    <w:p w14:paraId="0091C1A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Ted did not answer immediately. When he did, his voice had tightened.</w:t>
      </w:r>
      <w:r w:rsidRPr="009736D8">
        <w:rPr>
          <w:rFonts w:eastAsia="Times New Roman" w:cstheme="minorHAnsi"/>
          <w:kern w:val="0"/>
          <w:sz w:val="24"/>
          <w:szCs w:val="24"/>
          <w14:ligatures w14:val="none"/>
        </w:rPr>
        <w:br/>
        <w:t>“We cannot hold for long. Drift will compound. Transfer inefficiency increasing.”</w:t>
      </w:r>
    </w:p>
    <w:p w14:paraId="72BEC4C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don’t need long.”</w:t>
      </w:r>
    </w:p>
    <w:p w14:paraId="1B9037C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Sael’s hands hovered over her console. Not touching. Not committing. Waiting for instruction that might not come.</w:t>
      </w:r>
    </w:p>
    <w:p w14:paraId="06B97E54"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 xml:space="preserve">“If it is </w:t>
      </w:r>
      <w:proofErr w:type="spellStart"/>
      <w:r w:rsidRPr="009736D8">
        <w:rPr>
          <w:rFonts w:eastAsia="Times New Roman" w:cstheme="minorHAnsi"/>
          <w:kern w:val="0"/>
          <w:sz w:val="24"/>
          <w:szCs w:val="24"/>
          <w14:ligatures w14:val="none"/>
        </w:rPr>
        <w:t>preservational</w:t>
      </w:r>
      <w:proofErr w:type="spellEnd"/>
      <w:r w:rsidRPr="009736D8">
        <w:rPr>
          <w:rFonts w:eastAsia="Times New Roman" w:cstheme="minorHAnsi"/>
          <w:kern w:val="0"/>
          <w:sz w:val="24"/>
          <w:szCs w:val="24"/>
          <w14:ligatures w14:val="none"/>
        </w:rPr>
        <w:t>,” she said carefully, “it may respond to destabilization.”</w:t>
      </w:r>
    </w:p>
    <w:p w14:paraId="1530219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glanced at her.</w:t>
      </w:r>
    </w:p>
    <w:p w14:paraId="7285D68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“You’re suggesting we disturb the field.”</w:t>
      </w:r>
    </w:p>
    <w:p w14:paraId="1384D59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 am suggesting we introduce stress.”</w:t>
      </w:r>
    </w:p>
    <w:p w14:paraId="6A039B3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word hung in the cockpit.</w:t>
      </w:r>
    </w:p>
    <w:p w14:paraId="276642C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Stress.</w:t>
      </w:r>
    </w:p>
    <w:p w14:paraId="191CB62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He studied the debris—fuel thin, mass unpredictable, a system that would not forgive excess. One miscalculation and the ring would cease to be camouflage and become execution.</w:t>
      </w:r>
    </w:p>
    <w:p w14:paraId="7D855C58"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lastRenderedPageBreak/>
        <w:t>“Minimal burn,” he said at last. “Enough to perturb local vectors. Not enough to announce.”</w:t>
      </w:r>
    </w:p>
    <w:p w14:paraId="00349C2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Ted answered immediately. “Fractional thrust only. I will meter against transfer loss.”</w:t>
      </w:r>
    </w:p>
    <w:p w14:paraId="7D5815BA"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engines whispered.</w:t>
      </w:r>
    </w:p>
    <w:p w14:paraId="3746874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 fractional thrust adjustment altered debris trajectories by millimeters per second. The field around them shifted. Tiny changes propagated outward, each fragment inheriting a future slightly less certain than it had a moment before.</w:t>
      </w:r>
    </w:p>
    <w:p w14:paraId="27C120B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this time the anomaly did not smooth out immediately.</w:t>
      </w:r>
    </w:p>
    <w:p w14:paraId="3711B9F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It reacted.</w:t>
      </w:r>
    </w:p>
    <w:p w14:paraId="3E191C1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Not violently.</w:t>
      </w:r>
    </w:p>
    <w:p w14:paraId="64587261"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Deliberately.</w:t>
      </w:r>
    </w:p>
    <w:p w14:paraId="3028D805"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noise tightened. Variance compressed. The unstable fragment cluster they had nudged began to drift apart in a way that reduced collision probability without increasing energy. Momentum redistributed. Risk diluted. The ring corrected itself—not toward order, but away from catastrophe.</w:t>
      </w:r>
    </w:p>
    <w:p w14:paraId="29F3F70F"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 xml:space="preserve">Mosby felt it then—the same sensation he had felt at </w:t>
      </w:r>
      <w:proofErr w:type="spellStart"/>
      <w:r w:rsidRPr="009736D8">
        <w:rPr>
          <w:rFonts w:eastAsia="Times New Roman" w:cstheme="minorHAnsi"/>
          <w:kern w:val="0"/>
          <w:sz w:val="24"/>
          <w:szCs w:val="24"/>
          <w14:ligatures w14:val="none"/>
        </w:rPr>
        <w:t>Dawnreach</w:t>
      </w:r>
      <w:proofErr w:type="spellEnd"/>
      <w:r w:rsidRPr="009736D8">
        <w:rPr>
          <w:rFonts w:eastAsia="Times New Roman" w:cstheme="minorHAnsi"/>
          <w:kern w:val="0"/>
          <w:sz w:val="24"/>
          <w:szCs w:val="24"/>
          <w14:ligatures w14:val="none"/>
        </w:rPr>
        <w:t>.</w:t>
      </w:r>
    </w:p>
    <w:p w14:paraId="0F59B99E"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Not rescue.</w:t>
      </w:r>
    </w:p>
    <w:p w14:paraId="00329A99"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Correction.</w:t>
      </w:r>
    </w:p>
    <w:p w14:paraId="30619BE7"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Not intervention.</w:t>
      </w:r>
    </w:p>
    <w:p w14:paraId="2BA6A8D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Alignment.</w:t>
      </w:r>
    </w:p>
    <w:p w14:paraId="33A8F423"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No one spoke.</w:t>
      </w:r>
    </w:p>
    <w:p w14:paraId="73AAB1FC"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The Caretaker was not visible.</w:t>
      </w:r>
    </w:p>
    <w:p w14:paraId="767B177D"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It was statistical.</w:t>
      </w:r>
    </w:p>
    <w:p w14:paraId="6B411BD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It was behavioral.</w:t>
      </w:r>
    </w:p>
    <w:p w14:paraId="3BD68DBB"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It was choosing.</w:t>
      </w:r>
    </w:p>
    <w:p w14:paraId="31080B70" w14:textId="77777777" w:rsidR="009736D8" w:rsidRPr="009736D8" w:rsidRDefault="009736D8" w:rsidP="009736D8">
      <w:pPr>
        <w:spacing w:before="100" w:beforeAutospacing="1" w:after="100" w:afterAutospacing="1" w:line="240" w:lineRule="auto"/>
        <w:rPr>
          <w:rFonts w:eastAsia="Times New Roman" w:cstheme="minorHAnsi"/>
          <w:kern w:val="0"/>
          <w:sz w:val="24"/>
          <w:szCs w:val="24"/>
          <w14:ligatures w14:val="none"/>
        </w:rPr>
      </w:pPr>
      <w:r w:rsidRPr="009736D8">
        <w:rPr>
          <w:rFonts w:eastAsia="Times New Roman" w:cstheme="minorHAnsi"/>
          <w:kern w:val="0"/>
          <w:sz w:val="24"/>
          <w:szCs w:val="24"/>
          <w14:ligatures w14:val="none"/>
        </w:rPr>
        <w:t>And it was awake</w:t>
      </w:r>
    </w:p>
    <w:p w14:paraId="5DF3C33E" w14:textId="3DD4921D" w:rsidR="009736D8" w:rsidRPr="00303D85" w:rsidRDefault="009736D8">
      <w:pPr>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br w:type="page"/>
      </w:r>
    </w:p>
    <w:p w14:paraId="1EF63841" w14:textId="77777777" w:rsidR="0059009B" w:rsidRPr="00303D85" w:rsidRDefault="0059009B" w:rsidP="0059009B">
      <w:pPr>
        <w:spacing w:after="0" w:line="240" w:lineRule="auto"/>
        <w:rPr>
          <w:rFonts w:eastAsia="Times New Roman" w:cstheme="minorHAnsi"/>
          <w:kern w:val="0"/>
          <w:sz w:val="24"/>
          <w:szCs w:val="24"/>
          <w14:ligatures w14:val="none"/>
        </w:rPr>
      </w:pPr>
    </w:p>
    <w:p w14:paraId="5D2C0F53" w14:textId="7B7041DD" w:rsidR="00C57857" w:rsidRPr="00C57857" w:rsidRDefault="00C57857" w:rsidP="00C57857">
      <w:pPr>
        <w:spacing w:before="100" w:beforeAutospacing="1" w:after="100" w:afterAutospacing="1" w:line="240" w:lineRule="auto"/>
        <w:outlineLvl w:val="1"/>
        <w:rPr>
          <w:rFonts w:eastAsia="Times New Roman" w:cstheme="minorHAnsi"/>
          <w:kern w:val="0"/>
          <w:sz w:val="24"/>
          <w:szCs w:val="24"/>
          <w14:ligatures w14:val="none"/>
        </w:rPr>
      </w:pPr>
      <w:r w:rsidRPr="00C57857">
        <w:rPr>
          <w:rFonts w:eastAsia="Times New Roman" w:cstheme="minorHAnsi"/>
          <w:kern w:val="0"/>
          <w:sz w:val="24"/>
          <w:szCs w:val="24"/>
          <w14:ligatures w14:val="none"/>
        </w:rPr>
        <w:t>Chapter</w:t>
      </w:r>
      <w:r w:rsidR="00303D85">
        <w:rPr>
          <w:rFonts w:eastAsia="Times New Roman" w:cstheme="minorHAnsi"/>
          <w:kern w:val="0"/>
          <w:sz w:val="24"/>
          <w:szCs w:val="24"/>
          <w14:ligatures w14:val="none"/>
        </w:rPr>
        <w:t xml:space="preserve"> </w:t>
      </w:r>
    </w:p>
    <w:p w14:paraId="7E54CBAD"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“Flow stable,” Ted said after a long stretch of silence. “For now.”</w:t>
      </w:r>
    </w:p>
    <w:p w14:paraId="1616949A"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 words traveled forward through layers of metal and restraint, stripped of inflection, carrying only condition. In engineering, stability was never permanent. It was a negotiated truce.</w:t>
      </w:r>
    </w:p>
    <w:p w14:paraId="7B4F8905"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Mosby’s eyes stayed on the system projection. Ael-</w:t>
      </w:r>
      <w:proofErr w:type="spellStart"/>
      <w:r w:rsidRPr="00C57857">
        <w:rPr>
          <w:rFonts w:eastAsia="Times New Roman" w:cstheme="minorHAnsi"/>
          <w:kern w:val="0"/>
          <w:sz w:val="24"/>
          <w:szCs w:val="24"/>
          <w14:ligatures w14:val="none"/>
        </w:rPr>
        <w:t>Ruun</w:t>
      </w:r>
      <w:proofErr w:type="spellEnd"/>
      <w:r w:rsidRPr="00C57857">
        <w:rPr>
          <w:rFonts w:eastAsia="Times New Roman" w:cstheme="minorHAnsi"/>
          <w:kern w:val="0"/>
          <w:sz w:val="24"/>
          <w:szCs w:val="24"/>
          <w14:ligatures w14:val="none"/>
        </w:rPr>
        <w:t xml:space="preserve"> burned at the center, pale and indifferent, its gravity dominating the plane like a standing order. Farther out, </w:t>
      </w:r>
      <w:proofErr w:type="spellStart"/>
      <w:r w:rsidRPr="00C57857">
        <w:rPr>
          <w:rFonts w:eastAsia="Times New Roman" w:cstheme="minorHAnsi"/>
          <w:kern w:val="0"/>
          <w:sz w:val="24"/>
          <w:szCs w:val="24"/>
          <w14:ligatures w14:val="none"/>
        </w:rPr>
        <w:t>Kethra’s</w:t>
      </w:r>
      <w:proofErr w:type="spellEnd"/>
      <w:r w:rsidRPr="00C57857">
        <w:rPr>
          <w:rFonts w:eastAsia="Times New Roman" w:cstheme="minorHAnsi"/>
          <w:kern w:val="0"/>
          <w:sz w:val="24"/>
          <w:szCs w:val="24"/>
          <w14:ligatures w14:val="none"/>
        </w:rPr>
        <w:t xml:space="preserve"> mass carved a secondary well into the map—heavy enough to bend trajectories, heavy enough to complicate any clean escape.</w:t>
      </w:r>
    </w:p>
    <w:p w14:paraId="3548840C"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proofErr w:type="spellStart"/>
      <w:r w:rsidRPr="00C57857">
        <w:rPr>
          <w:rFonts w:eastAsia="Times New Roman" w:cstheme="minorHAnsi"/>
          <w:kern w:val="0"/>
          <w:sz w:val="24"/>
          <w:szCs w:val="24"/>
          <w14:ligatures w14:val="none"/>
        </w:rPr>
        <w:t>Kethra</w:t>
      </w:r>
      <w:proofErr w:type="spellEnd"/>
      <w:r w:rsidRPr="00C57857">
        <w:rPr>
          <w:rFonts w:eastAsia="Times New Roman" w:cstheme="minorHAnsi"/>
          <w:kern w:val="0"/>
          <w:sz w:val="24"/>
          <w:szCs w:val="24"/>
          <w14:ligatures w14:val="none"/>
        </w:rPr>
        <w:t xml:space="preserve"> was not elegant. It was a broad-shouldered gas giant wrapped in storm bands the color of bruised copper and old ash. Lightning flickered beneath its cloud decks in slow arterial pulses. It did not glow; it loomed.</w:t>
      </w:r>
    </w:p>
    <w:p w14:paraId="39FE8452"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“Contact,” Ted said quietly.</w:t>
      </w:r>
    </w:p>
    <w:p w14:paraId="74270DF6"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Mosby did not turn. “Range.”</w:t>
      </w:r>
    </w:p>
    <w:p w14:paraId="194F7DD9"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“Inner patrol orbit. Protectorate profile. Frigate class. Active geometry.”</w:t>
      </w:r>
    </w:p>
    <w:p w14:paraId="199B9B77"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Sael’s hands stilled over her console.</w:t>
      </w:r>
    </w:p>
    <w:p w14:paraId="01A7EF76"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“Are they sweeping?”</w:t>
      </w:r>
    </w:p>
    <w:p w14:paraId="229A436E"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“Yes.”</w:t>
      </w:r>
    </w:p>
    <w:p w14:paraId="1319AA55"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 xml:space="preserve">On the map, a scan arc lit up along </w:t>
      </w:r>
      <w:proofErr w:type="spellStart"/>
      <w:r w:rsidRPr="00C57857">
        <w:rPr>
          <w:rFonts w:eastAsia="Times New Roman" w:cstheme="minorHAnsi"/>
          <w:kern w:val="0"/>
          <w:sz w:val="24"/>
          <w:szCs w:val="24"/>
          <w14:ligatures w14:val="none"/>
        </w:rPr>
        <w:t>Kethra’s</w:t>
      </w:r>
      <w:proofErr w:type="spellEnd"/>
      <w:r w:rsidRPr="00C57857">
        <w:rPr>
          <w:rFonts w:eastAsia="Times New Roman" w:cstheme="minorHAnsi"/>
          <w:kern w:val="0"/>
          <w:sz w:val="24"/>
          <w:szCs w:val="24"/>
          <w14:ligatures w14:val="none"/>
        </w:rPr>
        <w:t xml:space="preserve"> equatorial plane. Tight. Overlapping. Disciplined. Not the lazy pulse of traffic control. Not customs. This was pattern enforcement.</w:t>
      </w:r>
    </w:p>
    <w:p w14:paraId="5AA835EA"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“They’re not looking for traffic,” Mosby said. “They’re looking for deviation.”</w:t>
      </w:r>
    </w:p>
    <w:p w14:paraId="02292897"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“Which we are,” Sael replied.</w:t>
      </w:r>
    </w:p>
    <w:p w14:paraId="0006EB19"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 frigate’s track resolved in greater clarity as they drifted—lean hull, forward sensor array extended like a blade testing water. It held station just inside the magnetospheric boundary, where the particle interference was thick enough to complicate clean returns but thin enough to maintain authority.</w:t>
      </w:r>
    </w:p>
    <w:p w14:paraId="2475C114"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It wasn’t guarding space.</w:t>
      </w:r>
    </w:p>
    <w:p w14:paraId="547CE012"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lastRenderedPageBreak/>
        <w:t>It was shaping it.</w:t>
      </w:r>
    </w:p>
    <w:p w14:paraId="55ACEA2B"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Mosby rolled the Star slowly along her long axis, presenting the narrowest cross-section toward the projected sweep. The external tanks slid into alignment behind the hull, their irregular weld lines swallowed in glare and shadow. What had been improvised now had to become camouflage.</w:t>
      </w:r>
    </w:p>
    <w:p w14:paraId="65A04AB0"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“Kill nonessential emissions.”</w:t>
      </w:r>
    </w:p>
    <w:p w14:paraId="515E1E53"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Systems dimmed. Cabin lighting faded to a low amber wash. Secondary processors stepped down. Even the battered transponder retreated into passive echo.</w:t>
      </w:r>
    </w:p>
    <w:p w14:paraId="22BE2E92"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 Star felt smaller in the dark.</w:t>
      </w:r>
    </w:p>
    <w:p w14:paraId="750D5766"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They drifted.</w:t>
      </w:r>
    </w:p>
    <w:p w14:paraId="1BDEE562"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Thirty heartbeats.</w:t>
      </w:r>
    </w:p>
    <w:p w14:paraId="5112A7DC"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 patrol brightened on passive return. Its scan cone passed once—broad.</w:t>
      </w:r>
    </w:p>
    <w:p w14:paraId="53BE72CB"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Then narrowed.</w:t>
      </w:r>
    </w:p>
    <w:p w14:paraId="4C46C7B6"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Thermal sweep.</w:t>
      </w:r>
    </w:p>
    <w:p w14:paraId="52687585"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Sael felt it before she interpreted it—like proximity to a charged surface. The sensation was not physical, but her mind supplied one: a thin pressure against the skin, the way static gathers before a storm discharges.</w:t>
      </w:r>
    </w:p>
    <w:p w14:paraId="0C715872"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 xml:space="preserve">“Let </w:t>
      </w:r>
      <w:proofErr w:type="spellStart"/>
      <w:r w:rsidRPr="00C57857">
        <w:rPr>
          <w:rFonts w:eastAsia="Times New Roman" w:cstheme="minorHAnsi"/>
          <w:kern w:val="0"/>
          <w:sz w:val="24"/>
          <w:szCs w:val="24"/>
          <w14:ligatures w14:val="none"/>
        </w:rPr>
        <w:t>Kethra</w:t>
      </w:r>
      <w:proofErr w:type="spellEnd"/>
      <w:r w:rsidRPr="00C57857">
        <w:rPr>
          <w:rFonts w:eastAsia="Times New Roman" w:cstheme="minorHAnsi"/>
          <w:kern w:val="0"/>
          <w:sz w:val="24"/>
          <w:szCs w:val="24"/>
          <w14:ligatures w14:val="none"/>
        </w:rPr>
        <w:t xml:space="preserve"> do the talking,” Mosby said.</w:t>
      </w:r>
    </w:p>
    <w:p w14:paraId="735ABAD1"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They edged deeper into the gas giant’s magnetosphere. Charged particle interference thickened around them. Radiation static crept across their sensors in soft hiss and scatter. The forward display filled with auroral distortion—curtains of ionized light folding and unfolding along magnetic lines invisible but absolute.</w:t>
      </w:r>
    </w:p>
    <w:p w14:paraId="7ABDE6F9"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 hull ticked faintly as stray particles kissed metal.</w:t>
      </w:r>
    </w:p>
    <w:p w14:paraId="6252D2D2"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Ted’s voice came again, lower now, more precise.</w:t>
      </w:r>
    </w:p>
    <w:p w14:paraId="1E6E9F94"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“Radiation within survivable envelope. External tank shielding marginal but holding. Do not linger.”</w:t>
      </w:r>
    </w:p>
    <w:p w14:paraId="14ECA9B7"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“We won’t,” Mosby said.</w:t>
      </w:r>
    </w:p>
    <w:p w14:paraId="563786C1"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lastRenderedPageBreak/>
        <w:t>The patrol’s sweep distorted at the magnetospheric boundary. Its vector shifted by a fraction—reconsidering. Algorithms recalculated. The scan arc tightened, sampling noise against probability.</w:t>
      </w:r>
    </w:p>
    <w:p w14:paraId="2B397993"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For one breathless moment it held.</w:t>
      </w:r>
    </w:p>
    <w:p w14:paraId="56F9BF9D"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Sael watched the telemetry spike and smooth and spike again. If the frigate’s processors decided that the interference itself was suspicious—</w:t>
      </w:r>
    </w:p>
    <w:p w14:paraId="4638C140"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Then it resumed its arc, satisfied with magnetospheric clutter.</w:t>
      </w:r>
    </w:p>
    <w:p w14:paraId="0A5A9E94"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Ted exhaled audibly this time. “Within tolerance.”</w:t>
      </w:r>
    </w:p>
    <w:p w14:paraId="51823D93"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“Barely,” Sael said.</w:t>
      </w:r>
    </w:p>
    <w:p w14:paraId="0C8117E2"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Mosby watched the frigate recede into glare, its silhouette swallowed by reflected light and auroral scatter.</w:t>
      </w:r>
    </w:p>
    <w:p w14:paraId="4F7DE6A8"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“They’re not guarding the moon,” he said quietly.</w:t>
      </w:r>
    </w:p>
    <w:p w14:paraId="2C06A5A8"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“They’re guarding the exits.”</w:t>
      </w:r>
    </w:p>
    <w:p w14:paraId="160DE3B8"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Which meant whatever was hidden in-system was not merely hidden.</w:t>
      </w:r>
    </w:p>
    <w:p w14:paraId="2DE5BA79"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It was contained.</w:t>
      </w:r>
    </w:p>
    <w:p w14:paraId="612F8960"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 word settled between them with more weight than gravity.</w:t>
      </w:r>
    </w:p>
    <w:p w14:paraId="77B60469"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Mosby adjusted their drift vector by a hair’s breadth, keeping the Star’s profile braided into the particle noise.</w:t>
      </w:r>
    </w:p>
    <w:p w14:paraId="1CD41680"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“Keep us dark,” he said.</w:t>
      </w:r>
    </w:p>
    <w:p w14:paraId="0F6FE4C6"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 xml:space="preserve">Namar rose ahead—a charcoal crescent against </w:t>
      </w:r>
      <w:proofErr w:type="spellStart"/>
      <w:r w:rsidRPr="00C57857">
        <w:rPr>
          <w:rFonts w:eastAsia="Times New Roman" w:cstheme="minorHAnsi"/>
          <w:kern w:val="0"/>
          <w:sz w:val="24"/>
          <w:szCs w:val="24"/>
          <w14:ligatures w14:val="none"/>
        </w:rPr>
        <w:t>Kethra’s</w:t>
      </w:r>
      <w:proofErr w:type="spellEnd"/>
      <w:r w:rsidRPr="00C57857">
        <w:rPr>
          <w:rFonts w:eastAsia="Times New Roman" w:cstheme="minorHAnsi"/>
          <w:kern w:val="0"/>
          <w:sz w:val="24"/>
          <w:szCs w:val="24"/>
          <w14:ligatures w14:val="none"/>
        </w:rPr>
        <w:t xml:space="preserve"> reflected light. Its terminator line was jagged, cratered, broken by old impacts and newer excavations that had once promised industry and now promised little at all. It carried the look of a place used and then reconsidered.</w:t>
      </w:r>
    </w:p>
    <w:p w14:paraId="52A84337"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The Farther Star slipped lower, thinner, quieter.</w:t>
      </w:r>
    </w:p>
    <w:p w14:paraId="1C27732B"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Behind them, the frigate maintained its disciplined orbit. Ahead, the statistical quiet inside the ring debris persisted—subtle, deliberate.</w:t>
      </w:r>
    </w:p>
    <w:p w14:paraId="3079F876"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t>Probability continued to bend.</w:t>
      </w:r>
    </w:p>
    <w:p w14:paraId="523D976A" w14:textId="77777777" w:rsidR="00C57857" w:rsidRPr="00C57857" w:rsidRDefault="00C57857" w:rsidP="00C57857">
      <w:pPr>
        <w:spacing w:before="100" w:beforeAutospacing="1" w:after="100" w:afterAutospacing="1" w:line="240" w:lineRule="auto"/>
        <w:rPr>
          <w:rFonts w:eastAsia="Times New Roman" w:cstheme="minorHAnsi"/>
          <w:kern w:val="0"/>
          <w:sz w:val="24"/>
          <w:szCs w:val="24"/>
          <w14:ligatures w14:val="none"/>
        </w:rPr>
      </w:pPr>
      <w:r w:rsidRPr="00C57857">
        <w:rPr>
          <w:rFonts w:eastAsia="Times New Roman" w:cstheme="minorHAnsi"/>
          <w:kern w:val="0"/>
          <w:sz w:val="24"/>
          <w:szCs w:val="24"/>
          <w14:ligatures w14:val="none"/>
        </w:rPr>
        <w:lastRenderedPageBreak/>
        <w:t>And somewhere between containment and correction, the system waited to see which force would prevail.</w:t>
      </w:r>
    </w:p>
    <w:p w14:paraId="77C62F87" w14:textId="77777777" w:rsidR="00C57857" w:rsidRPr="00303D85" w:rsidRDefault="00C57857">
      <w:pPr>
        <w:rPr>
          <w:rFonts w:cstheme="minorHAnsi"/>
          <w:sz w:val="24"/>
          <w:szCs w:val="24"/>
          <w14:ligatures w14:val="none"/>
        </w:rPr>
      </w:pPr>
      <w:r w:rsidRPr="00303D85">
        <w:rPr>
          <w:rFonts w:cstheme="minorHAnsi"/>
          <w:sz w:val="24"/>
          <w:szCs w:val="24"/>
          <w14:ligatures w14:val="none"/>
        </w:rPr>
        <w:br w:type="page"/>
      </w:r>
    </w:p>
    <w:p w14:paraId="648134FC" w14:textId="77777777" w:rsidR="00166F31" w:rsidRPr="0053410D" w:rsidRDefault="00166F31" w:rsidP="00166F31">
      <w:pPr>
        <w:spacing w:before="100" w:beforeAutospacing="1" w:after="100" w:afterAutospacing="1" w:line="240" w:lineRule="auto"/>
        <w:outlineLvl w:val="1"/>
        <w:rPr>
          <w:rFonts w:eastAsia="Times New Roman" w:cstheme="minorHAnsi"/>
          <w:kern w:val="0"/>
          <w:sz w:val="24"/>
          <w:szCs w:val="24"/>
          <w14:ligatures w14:val="none"/>
        </w:rPr>
      </w:pPr>
      <w:r w:rsidRPr="0053410D">
        <w:rPr>
          <w:rFonts w:eastAsia="Times New Roman" w:cstheme="minorHAnsi"/>
          <w:kern w:val="0"/>
          <w:sz w:val="24"/>
          <w:szCs w:val="24"/>
          <w14:ligatures w14:val="none"/>
        </w:rPr>
        <w:lastRenderedPageBreak/>
        <w:t>Chapter</w:t>
      </w:r>
    </w:p>
    <w:p w14:paraId="4BDA83B5"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 xml:space="preserve">Namar came into view as a charcoal crescent against the gas giant’s reflected light—a minor moon riding deep inside </w:t>
      </w:r>
      <w:proofErr w:type="spellStart"/>
      <w:r w:rsidRPr="0053410D">
        <w:rPr>
          <w:rFonts w:eastAsia="Times New Roman" w:cstheme="minorHAnsi"/>
          <w:kern w:val="0"/>
          <w:sz w:val="24"/>
          <w:szCs w:val="24"/>
          <w14:ligatures w14:val="none"/>
        </w:rPr>
        <w:t>Kethra’s</w:t>
      </w:r>
      <w:proofErr w:type="spellEnd"/>
      <w:r w:rsidRPr="0053410D">
        <w:rPr>
          <w:rFonts w:eastAsia="Times New Roman" w:cstheme="minorHAnsi"/>
          <w:kern w:val="0"/>
          <w:sz w:val="24"/>
          <w:szCs w:val="24"/>
          <w14:ligatures w14:val="none"/>
        </w:rPr>
        <w:t xml:space="preserve"> influence, scarred and airless, its terminator line jagged with ancient impacts that had never healed.</w:t>
      </w:r>
    </w:p>
    <w:p w14:paraId="18FBA0A1"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 atmosphere,” Ted confirmed. “Surface pressure negligible. Radiation within acceptable limits for short exposure.”</w:t>
      </w:r>
    </w:p>
    <w:p w14:paraId="084E0D38"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“Comforting,” Mosby said.</w:t>
      </w:r>
    </w:p>
    <w:p w14:paraId="355DD0D2"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They descended on a shallow vector, drive output barely above drift. Every burn was calculated against fuel they did not truly possess. The external tanks fed the Star in careful increments, like transfusions into a body that had already lost too much blood, the weld seams along their spines answering each transfer with faint metallic ticks.</w:t>
      </w:r>
    </w:p>
    <w:p w14:paraId="6B20D9F5"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 moon’s surface slid beneath them—broken ridgelines, collapsed mining pits, long-dead processing fields half-buried in regolith. Whatever industry had once tried to tame Namar had failed without drama.</w:t>
      </w:r>
    </w:p>
    <w:p w14:paraId="66568BC1"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It had simply stopped, as if someone had decided the effort no longer justified the cost.</w:t>
      </w:r>
    </w:p>
    <w:p w14:paraId="213C5FC7"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Then a signal reached out.</w:t>
      </w:r>
    </w:p>
    <w:p w14:paraId="24332804"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Not strong.</w:t>
      </w:r>
    </w:p>
    <w:p w14:paraId="5992E94F"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Not weak.</w:t>
      </w:r>
    </w:p>
    <w:p w14:paraId="740D5CF4"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Careful.</w:t>
      </w:r>
    </w:p>
    <w:p w14:paraId="3FB3F400"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Tentative</w:t>
      </w:r>
      <w:r w:rsidRPr="00303D85">
        <w:rPr>
          <w:rFonts w:eastAsia="Times New Roman" w:cstheme="minorHAnsi"/>
          <w:kern w:val="0"/>
          <w:sz w:val="24"/>
          <w:szCs w:val="24"/>
          <w14:ligatures w14:val="none"/>
        </w:rPr>
        <w:t>.</w:t>
      </w:r>
    </w:p>
    <w:p w14:paraId="75A48B79"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Sael leaned forward over her board. “You seeing this?”</w:t>
      </w:r>
    </w:p>
    <w:p w14:paraId="44879B3D"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“Receiving,” Ted said. “Tight-beam transmission. Low power. Deliberate. Origin… surface-based.”</w:t>
      </w:r>
    </w:p>
    <w:p w14:paraId="215B5DC9"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“Military?” Mosby asked.</w:t>
      </w:r>
    </w:p>
    <w:p w14:paraId="4929ADB4"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 Ted replied after a moment. “Pattern irregular. Encryption old. Reused.”</w:t>
      </w:r>
    </w:p>
    <w:p w14:paraId="5EF9A961"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“Reused how?”</w:t>
      </w:r>
    </w:p>
    <w:p w14:paraId="2AE3EA05"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lastRenderedPageBreak/>
        <w:t>“Like someone found a tool and decided it was good enough, and never expected to need better.”</w:t>
      </w:r>
    </w:p>
    <w:p w14:paraId="04959E5B"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Mosby adjusted their descent vector by a degree. Just enough to follow without committing.</w:t>
      </w:r>
    </w:p>
    <w:p w14:paraId="7AE8C90B"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“Alright,” he said. “We follow.”</w:t>
      </w:r>
    </w:p>
    <w:p w14:paraId="4F75AFD8"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 signal led them toward the shadowed interior of a broad impact crater near Namar’s northern mid-latitudes. From orbit it looked like every other wound—steep inner walls, a floor cluttered with ejecta and old debris.</w:t>
      </w:r>
    </w:p>
    <w:p w14:paraId="70E7CD41"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Nothing moved.</w:t>
      </w:r>
    </w:p>
    <w:p w14:paraId="07BA2403"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 lights.</w:t>
      </w:r>
    </w:p>
    <w:p w14:paraId="0B044210"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 visible structures.</w:t>
      </w:r>
    </w:p>
    <w:p w14:paraId="3D67116A"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“Are we sure this isn’t a ghost?” Sael asked.</w:t>
      </w:r>
    </w:p>
    <w:p w14:paraId="3613F2CA"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“If it is,” Mosby said, “it’s a polite one.”</w:t>
      </w:r>
    </w:p>
    <w:p w14:paraId="3655FCB6"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They skimmed the crater rim, then eased down into its bowl. Dust kicked up in slow, airless arcs beneath the maneuvering jets, drifting outward in lazy plumes that would take hours to settle, each particle tracing a silent parabola under Namar’s indifferent gravity.</w:t>
      </w:r>
    </w:p>
    <w:p w14:paraId="1BCC96FB"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That was when they saw it.</w:t>
      </w:r>
    </w:p>
    <w:p w14:paraId="12C8CBE4"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A seam in the crater wall.</w:t>
      </w:r>
    </w:p>
    <w:p w14:paraId="3C429FDA"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Straight.</w:t>
      </w:r>
    </w:p>
    <w:p w14:paraId="62FB469C"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Too straight.</w:t>
      </w:r>
    </w:p>
    <w:p w14:paraId="5CD0B566"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Half-buried by centuries of micrometeorite dust and slow collapse, a massive structure had been carved directly into the rock. Plating the color of old iron showed through where regolith had slid away, its surface pitted but unbroken.</w:t>
      </w:r>
    </w:p>
    <w:p w14:paraId="4DCBE504"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“It looks abandoned,” Sael murmured.</w:t>
      </w:r>
    </w:p>
    <w:p w14:paraId="221DB7ED"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“It looks,” Mosby said quietly, “like something that doesn’t want to be noticed, and has had a very long time to practice.”</w:t>
      </w:r>
    </w:p>
    <w:p w14:paraId="6925C108"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 signal strengthened as they approached. Not louder—clearer. As if proximity refined it.</w:t>
      </w:r>
    </w:p>
    <w:p w14:paraId="686B4A1D"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They drifted toward a section of wall that, at first glance, appeared no different from the rest.</w:t>
      </w:r>
    </w:p>
    <w:p w14:paraId="77071E30"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lastRenderedPageBreak/>
        <w:t>Then the rock moved.</w:t>
      </w:r>
    </w:p>
    <w:p w14:paraId="671E079A"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A line appeared, thin as a scar. It widened without hurry. Dust cascaded in silent sheets as a massive door separated from the crater face and began to rise.</w:t>
      </w:r>
    </w:p>
    <w:p w14:paraId="06169C01"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Behind it, lights flickered on in patient sequence—one row, then another—revealing a cavernous landing bay carved deep into the moon’s crust, illumination spreading inward like breath returning to lungs.</w:t>
      </w:r>
    </w:p>
    <w:p w14:paraId="2C6B8BE9"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It was large.</w:t>
      </w:r>
    </w:p>
    <w:p w14:paraId="34E3304E"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Large enough for the Farther Star to fit inside with space to spare.</w:t>
      </w:r>
    </w:p>
    <w:p w14:paraId="0AC0DED4"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Sael swallowed. “That’s… not a mining shack.”</w:t>
      </w:r>
    </w:p>
    <w:p w14:paraId="2431313A"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 Mosby said. “It isn’t.”</w:t>
      </w:r>
    </w:p>
    <w:p w14:paraId="0E3A391E"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Ted’s voice came sharper now. “Detecting internal atmosphere. Pressure building behind the threshold. Composition… breathable.”</w:t>
      </w:r>
    </w:p>
    <w:p w14:paraId="6AADEC78" w14:textId="77777777" w:rsidR="00166F31" w:rsidRPr="00303D85"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Mosby glanced toward engineering. “And the fuel?”</w:t>
      </w:r>
    </w:p>
    <w:p w14:paraId="2D5596C1"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br/>
        <w:t>A pause—brief, controlled.</w:t>
      </w:r>
    </w:p>
    <w:p w14:paraId="478537D0"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“Transfer must stop before we cross the pressure boundary. External lines are not rated for atmospheric exposure at current load.”</w:t>
      </w:r>
    </w:p>
    <w:p w14:paraId="5CBB0E43"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“Do it.”</w:t>
      </w:r>
    </w:p>
    <w:p w14:paraId="0F1F092B"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Outside, the hum along the hull shifted. Pumps spun down in careful sequence. Valves closed one by one. The flow indicators froze mid-climb, leaving the Star heavier than before—but not yet whole.</w:t>
      </w:r>
    </w:p>
    <w:p w14:paraId="34AF6E85"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“Transfer paused,” Ted reported. “Remaining fuel secure. For now.”</w:t>
      </w:r>
    </w:p>
    <w:p w14:paraId="492FAB20"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 Farther Star drifted forward on a whisper of thrust, scarred hull reflecting steady interior lights. The open door waited without drama, carved from stone and older intention.</w:t>
      </w:r>
    </w:p>
    <w:p w14:paraId="44C4B70D"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Mosby eased them across the threshold.</w:t>
      </w:r>
    </w:p>
    <w:p w14:paraId="49AF520D"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“Let’s hope,” he said softly, “whoever’s home is friendlier than they are patient.”</w:t>
      </w:r>
    </w:p>
    <w:p w14:paraId="65EB9EE0"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They crossed from vacuum into air.</w:t>
      </w:r>
    </w:p>
    <w:p w14:paraId="1B3AF5A2"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lastRenderedPageBreak/>
        <w:t>The change pressed against the hull like a memory</w:t>
      </w:r>
      <w:r w:rsidRPr="00303D85">
        <w:rPr>
          <w:rFonts w:eastAsia="Times New Roman" w:cstheme="minorHAnsi"/>
          <w:kern w:val="0"/>
          <w:sz w:val="24"/>
          <w:szCs w:val="24"/>
          <w14:ligatures w14:val="none"/>
        </w:rPr>
        <w:t>.</w:t>
      </w:r>
    </w:p>
    <w:p w14:paraId="3FEDFDCD"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 pressure differential registered first in the instruments, then in the bones—a faint resistance against forward motion, as though the moon itself had decided to take notice.</w:t>
      </w:r>
    </w:p>
    <w:p w14:paraId="282E72EC"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 Star settled onto the landing deck with a low, tired groan of stressed metal.</w:t>
      </w:r>
    </w:p>
    <w:p w14:paraId="18FB8C39"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Inside the bay, the atmosphere was breathable—barely. Thin. Cold. Carrying the dry metallic tang of systems that had been running on minimum power for a very long time. Suit sensors chimed soft cautions as the ramp lowered.</w:t>
      </w:r>
    </w:p>
    <w:p w14:paraId="053F1AF0"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“Pressure stable,” Ted said. “Temperature… not.”</w:t>
      </w:r>
    </w:p>
    <w:p w14:paraId="60F90D73"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Mosby pulled his jacket tighter anyway. “Homey.”</w:t>
      </w:r>
    </w:p>
    <w:p w14:paraId="4D85F1AF"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They stepped down onto the deck.</w:t>
      </w:r>
    </w:p>
    <w:p w14:paraId="2695988C"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 welcoming crew.</w:t>
      </w:r>
    </w:p>
    <w:p w14:paraId="540A01C2"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 vehicles.</w:t>
      </w:r>
    </w:p>
    <w:p w14:paraId="1EF25395"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 fresh tracks in the thin dust that had settled in the seams of the plating</w:t>
      </w:r>
      <w:r w:rsidRPr="00303D85">
        <w:rPr>
          <w:rFonts w:eastAsia="Times New Roman" w:cstheme="minorHAnsi"/>
          <w:kern w:val="0"/>
          <w:sz w:val="24"/>
          <w:szCs w:val="24"/>
          <w14:ligatures w14:val="none"/>
        </w:rPr>
        <w:t>.</w:t>
      </w:r>
    </w:p>
    <w:p w14:paraId="517D4861"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 dust lay undisturbed in the corners, gathered in quiet drifts against the base of the walls, as if even air movement had been rationed.</w:t>
      </w:r>
    </w:p>
    <w:p w14:paraId="4E4E957E"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The place felt less like a base and more like something left behind in a hurry—and then deliberately allowed to fade.</w:t>
      </w:r>
    </w:p>
    <w:p w14:paraId="37C9DDF6"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Above them, high in the carved ceiling, dim lights burned with disciplined economy.</w:t>
      </w:r>
    </w:p>
    <w:p w14:paraId="56550261"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Somewhere deeper inside the structure, something powered down.</w:t>
      </w:r>
    </w:p>
    <w:p w14:paraId="16491F2E"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Not in alarm.</w:t>
      </w:r>
    </w:p>
    <w:p w14:paraId="0E3DD652"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In acknowledgment.</w:t>
      </w:r>
    </w:p>
    <w:p w14:paraId="7553BA83"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Sael felt it before she understood it. The same narrowing of probability she had felt in the ring debris. The same quiet correction</w:t>
      </w:r>
      <w:r w:rsidRPr="00303D85">
        <w:rPr>
          <w:rFonts w:eastAsia="Times New Roman" w:cstheme="minorHAnsi"/>
          <w:kern w:val="0"/>
          <w:sz w:val="24"/>
          <w:szCs w:val="24"/>
          <w14:ligatures w14:val="none"/>
        </w:rPr>
        <w:t>.</w:t>
      </w:r>
    </w:p>
    <w:p w14:paraId="282732AC"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Not rescue. Not interference. Adjustment.</w:t>
      </w:r>
    </w:p>
    <w:p w14:paraId="02CFA65D"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“It knew we were coming,” she said.</w:t>
      </w:r>
    </w:p>
    <w:p w14:paraId="732DE1E6"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Mosby didn’t answer.</w:t>
      </w:r>
    </w:p>
    <w:p w14:paraId="42402387"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lastRenderedPageBreak/>
        <w:t>He was looking at the far wall of the bay, where a second set of doors waited—sealed, unmarked, proportioned for something larger than a freighter crew</w:t>
      </w:r>
      <w:r w:rsidRPr="00303D85">
        <w:rPr>
          <w:rFonts w:eastAsia="Times New Roman" w:cstheme="minorHAnsi"/>
          <w:kern w:val="0"/>
          <w:sz w:val="24"/>
          <w:szCs w:val="24"/>
          <w14:ligatures w14:val="none"/>
        </w:rPr>
        <w:t>.</w:t>
      </w:r>
    </w:p>
    <w:p w14:paraId="319FBCE6"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Proportioned for traffic that did not involve twenty-seven souls and borrowed fuel.</w:t>
      </w:r>
    </w:p>
    <w:p w14:paraId="581E88A3"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He felt it too.</w:t>
      </w:r>
    </w:p>
    <w:p w14:paraId="266CC130"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Not salvation.</w:t>
      </w:r>
    </w:p>
    <w:p w14:paraId="353C1E76"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Not threat.</w:t>
      </w:r>
    </w:p>
    <w:p w14:paraId="5E696E68"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Expectation.</w:t>
      </w:r>
    </w:p>
    <w:p w14:paraId="0DBD67F2"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“Lock the ship,” he said quietly.</w:t>
      </w:r>
    </w:p>
    <w:p w14:paraId="3649726D"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Ted hesitated only a fraction. “Against what?”</w:t>
      </w:r>
    </w:p>
    <w:p w14:paraId="3AB78C53"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Mosby kept his eyes on the inner doors.</w:t>
      </w:r>
    </w:p>
    <w:p w14:paraId="2E8F25FE" w14:textId="77777777" w:rsidR="00166F31" w:rsidRPr="0053410D" w:rsidRDefault="00166F31" w:rsidP="00166F31">
      <w:pPr>
        <w:spacing w:before="100" w:beforeAutospacing="1" w:after="100" w:afterAutospacing="1" w:line="240" w:lineRule="auto"/>
        <w:rPr>
          <w:rFonts w:eastAsia="Times New Roman" w:cstheme="minorHAnsi"/>
          <w:kern w:val="0"/>
          <w:sz w:val="24"/>
          <w:szCs w:val="24"/>
          <w14:ligatures w14:val="none"/>
        </w:rPr>
      </w:pPr>
      <w:r w:rsidRPr="0053410D">
        <w:rPr>
          <w:rFonts w:eastAsia="Times New Roman" w:cstheme="minorHAnsi"/>
          <w:kern w:val="0"/>
          <w:sz w:val="24"/>
          <w:szCs w:val="24"/>
          <w14:ligatures w14:val="none"/>
        </w:rPr>
        <w:t>“We’re about to find out.”</w:t>
      </w:r>
    </w:p>
    <w:p w14:paraId="44B152F2" w14:textId="77777777" w:rsidR="00166F31" w:rsidRPr="00303D85" w:rsidRDefault="00166F31" w:rsidP="00166F31">
      <w:pPr>
        <w:rPr>
          <w:rFonts w:cstheme="minorHAnsi"/>
          <w:sz w:val="24"/>
          <w:szCs w:val="24"/>
        </w:rPr>
      </w:pPr>
    </w:p>
    <w:p w14:paraId="53599EC9" w14:textId="6ABE4F0F" w:rsidR="00364DAB" w:rsidRPr="00303D85" w:rsidRDefault="00364DAB" w:rsidP="00B07E32">
      <w:pPr>
        <w:spacing w:before="100" w:beforeAutospacing="1" w:after="100" w:afterAutospacing="1" w:line="240" w:lineRule="auto"/>
        <w:rPr>
          <w:rFonts w:cstheme="minorHAnsi"/>
          <w:sz w:val="24"/>
          <w:szCs w:val="24"/>
        </w:rPr>
      </w:pPr>
    </w:p>
    <w:p w14:paraId="59043F6D" w14:textId="77777777" w:rsidR="00364DAB" w:rsidRPr="00303D85" w:rsidRDefault="00364DAB" w:rsidP="001C30CB">
      <w:pPr>
        <w:spacing w:before="100" w:beforeAutospacing="1" w:after="100" w:afterAutospacing="1" w:line="240" w:lineRule="auto"/>
        <w:rPr>
          <w:rFonts w:cstheme="minorHAnsi"/>
          <w:sz w:val="24"/>
          <w:szCs w:val="24"/>
        </w:rPr>
      </w:pPr>
    </w:p>
    <w:p w14:paraId="2A7ECEB5" w14:textId="77777777" w:rsidR="00166F31" w:rsidRPr="00303D85" w:rsidRDefault="00166F31" w:rsidP="00747B5A">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55C98D68" w14:textId="77777777" w:rsidR="00862428" w:rsidRPr="00D95959" w:rsidRDefault="00862428" w:rsidP="00862428">
      <w:pPr>
        <w:rPr>
          <w:rFonts w:cstheme="minorHAnsi"/>
          <w:sz w:val="24"/>
          <w:szCs w:val="24"/>
        </w:rPr>
      </w:pPr>
      <w:r w:rsidRPr="00D95959">
        <w:rPr>
          <w:rFonts w:cstheme="minorHAnsi"/>
          <w:sz w:val="24"/>
          <w:szCs w:val="24"/>
        </w:rPr>
        <w:lastRenderedPageBreak/>
        <w:t>Chapter</w:t>
      </w:r>
      <w:r w:rsidRPr="00D95959">
        <w:rPr>
          <w:rFonts w:cstheme="minorHAnsi"/>
          <w:sz w:val="24"/>
          <w:szCs w:val="24"/>
        </w:rPr>
        <w:br/>
        <w:t>Overhead lights flickered in uneven rows, some bright, some dim, some dead entirely. The far walls of the cavernous bay were lined with old equipment cradles and maintenance scaffolds, most empty, a few still holding shapes draped in gray sheeting stiff with age. Here and there, the sheeting had torn, revealing the dull curve of hull plating beneath, or a clawed assembly arm frozen mid-reach.</w:t>
      </w:r>
    </w:p>
    <w:p w14:paraId="3042BD9A" w14:textId="77777777" w:rsidR="00862428" w:rsidRPr="00D95959" w:rsidRDefault="00862428" w:rsidP="00862428">
      <w:pPr>
        <w:rPr>
          <w:rFonts w:cstheme="minorHAnsi"/>
          <w:sz w:val="24"/>
          <w:szCs w:val="24"/>
        </w:rPr>
      </w:pPr>
      <w:r w:rsidRPr="00D95959">
        <w:rPr>
          <w:rFonts w:cstheme="minorHAnsi"/>
          <w:sz w:val="24"/>
          <w:szCs w:val="24"/>
        </w:rPr>
        <w:t>“It’s like those old archive reels,” Sael said quietly, voice echoing more than she liked, “where people break into abandoned hospitals or factories.”</w:t>
      </w:r>
    </w:p>
    <w:p w14:paraId="0B70893A" w14:textId="77777777" w:rsidR="00862428" w:rsidRPr="00D95959" w:rsidRDefault="00862428" w:rsidP="00862428">
      <w:pPr>
        <w:rPr>
          <w:rFonts w:cstheme="minorHAnsi"/>
          <w:sz w:val="24"/>
          <w:szCs w:val="24"/>
        </w:rPr>
      </w:pPr>
      <w:r w:rsidRPr="00D95959">
        <w:rPr>
          <w:rFonts w:cstheme="minorHAnsi"/>
          <w:sz w:val="24"/>
          <w:szCs w:val="24"/>
        </w:rPr>
        <w:t>Mosby nodded once. “Yeah. Except those places don’t usually have airlocks the size of apartment blocks.”</w:t>
      </w:r>
    </w:p>
    <w:p w14:paraId="774D2619" w14:textId="77777777" w:rsidR="00862428" w:rsidRPr="00D95959" w:rsidRDefault="00862428" w:rsidP="00862428">
      <w:pPr>
        <w:rPr>
          <w:rFonts w:cstheme="minorHAnsi"/>
          <w:sz w:val="24"/>
          <w:szCs w:val="24"/>
        </w:rPr>
      </w:pPr>
      <w:r w:rsidRPr="00D95959">
        <w:rPr>
          <w:rFonts w:cstheme="minorHAnsi"/>
          <w:sz w:val="24"/>
          <w:szCs w:val="24"/>
        </w:rPr>
        <w:t>Ted had stayed near the base of the ramp a moment longer than the others, eyes on his wrist display, letting the station’s thin atmosphere register across his suit sensors. He frowned.</w:t>
      </w:r>
    </w:p>
    <w:p w14:paraId="65BB777A" w14:textId="77777777" w:rsidR="00862428" w:rsidRPr="00D95959" w:rsidRDefault="00862428" w:rsidP="00862428">
      <w:pPr>
        <w:rPr>
          <w:rFonts w:cstheme="minorHAnsi"/>
          <w:sz w:val="24"/>
          <w:szCs w:val="24"/>
        </w:rPr>
      </w:pPr>
      <w:r w:rsidRPr="00D95959">
        <w:rPr>
          <w:rFonts w:cstheme="minorHAnsi"/>
          <w:sz w:val="24"/>
          <w:szCs w:val="24"/>
        </w:rPr>
        <w:t>“Air mix is stable,” he said. “Barely maintained. Carbon scrubbers running. Not full. Not failing either.”</w:t>
      </w:r>
    </w:p>
    <w:p w14:paraId="63E380D3" w14:textId="77777777" w:rsidR="00862428" w:rsidRPr="00D95959" w:rsidRDefault="00862428" w:rsidP="00862428">
      <w:pPr>
        <w:rPr>
          <w:rFonts w:cstheme="minorHAnsi"/>
          <w:sz w:val="24"/>
          <w:szCs w:val="24"/>
        </w:rPr>
      </w:pPr>
      <w:r w:rsidRPr="00D95959">
        <w:rPr>
          <w:rFonts w:cstheme="minorHAnsi"/>
          <w:sz w:val="24"/>
          <w:szCs w:val="24"/>
        </w:rPr>
        <w:t>Mosby glanced back at the Farther Star—scarred hull, external tanks lashed to her like a borrowed spine—then returned his gaze to the bay.</w:t>
      </w:r>
    </w:p>
    <w:p w14:paraId="29D20202" w14:textId="77777777" w:rsidR="00862428" w:rsidRPr="00D95959" w:rsidRDefault="00862428" w:rsidP="00862428">
      <w:pPr>
        <w:rPr>
          <w:rFonts w:cstheme="minorHAnsi"/>
          <w:sz w:val="24"/>
          <w:szCs w:val="24"/>
        </w:rPr>
      </w:pPr>
      <w:r w:rsidRPr="00D95959">
        <w:rPr>
          <w:rFonts w:cstheme="minorHAnsi"/>
          <w:sz w:val="24"/>
          <w:szCs w:val="24"/>
        </w:rPr>
        <w:t>“Maintained means someone’s spending power,” he said. “Or someone.”</w:t>
      </w:r>
    </w:p>
    <w:p w14:paraId="78A3DB05" w14:textId="77777777" w:rsidR="00862428" w:rsidRPr="00D95959" w:rsidRDefault="00862428" w:rsidP="00862428">
      <w:pPr>
        <w:rPr>
          <w:rFonts w:cstheme="minorHAnsi"/>
          <w:sz w:val="24"/>
          <w:szCs w:val="24"/>
        </w:rPr>
      </w:pPr>
      <w:r w:rsidRPr="00D95959">
        <w:rPr>
          <w:rFonts w:cstheme="minorHAnsi"/>
          <w:sz w:val="24"/>
          <w:szCs w:val="24"/>
        </w:rPr>
        <w:t>Beyond the landing bay, a wide access corridor opened into the base proper. The walls bore old corporate stenciling, logos worn to ghosts by time and neglect. Directional arrows pointed toward sectors whose names meant nothing anymore. A few still had hazard stripes, the paint faded until it looked more like memory than warning.</w:t>
      </w:r>
    </w:p>
    <w:p w14:paraId="411635EB" w14:textId="77777777" w:rsidR="00862428" w:rsidRPr="00D95959" w:rsidRDefault="00862428" w:rsidP="00862428">
      <w:pPr>
        <w:rPr>
          <w:rFonts w:cstheme="minorHAnsi"/>
          <w:sz w:val="24"/>
          <w:szCs w:val="24"/>
        </w:rPr>
      </w:pPr>
      <w:r w:rsidRPr="00D95959">
        <w:rPr>
          <w:rFonts w:cstheme="minorHAnsi"/>
          <w:sz w:val="24"/>
          <w:szCs w:val="24"/>
        </w:rPr>
        <w:t>The corridor itself felt wrong in a way that took Sael a second to name. It wasn’t the emptiness. It was the order. The floor was clean enough that dust hadn’t claimed it completely. The seams between deck plates were not choked with debris. A place abandoned in a hurry collected chaos.</w:t>
      </w:r>
    </w:p>
    <w:p w14:paraId="0C1F4FD1" w14:textId="77777777" w:rsidR="00862428" w:rsidRPr="00D95959" w:rsidRDefault="00862428" w:rsidP="00862428">
      <w:pPr>
        <w:rPr>
          <w:rFonts w:cstheme="minorHAnsi"/>
          <w:sz w:val="24"/>
          <w:szCs w:val="24"/>
        </w:rPr>
      </w:pPr>
      <w:r w:rsidRPr="00D95959">
        <w:rPr>
          <w:rFonts w:cstheme="minorHAnsi"/>
          <w:sz w:val="24"/>
          <w:szCs w:val="24"/>
        </w:rPr>
        <w:t>This had collected quiet.</w:t>
      </w:r>
    </w:p>
    <w:p w14:paraId="2845B76E" w14:textId="77777777" w:rsidR="00862428" w:rsidRPr="00D95959" w:rsidRDefault="00862428" w:rsidP="00862428">
      <w:pPr>
        <w:rPr>
          <w:rFonts w:cstheme="minorHAnsi"/>
          <w:sz w:val="24"/>
          <w:szCs w:val="24"/>
        </w:rPr>
      </w:pPr>
      <w:r w:rsidRPr="00D95959">
        <w:rPr>
          <w:rFonts w:cstheme="minorHAnsi"/>
          <w:sz w:val="24"/>
          <w:szCs w:val="24"/>
        </w:rPr>
        <w:t>Then, one by one, lights began to turn on.</w:t>
      </w:r>
    </w:p>
    <w:p w14:paraId="159ABAC6" w14:textId="77777777" w:rsidR="00862428" w:rsidRPr="00D95959" w:rsidRDefault="00862428" w:rsidP="00862428">
      <w:pPr>
        <w:rPr>
          <w:rFonts w:cstheme="minorHAnsi"/>
          <w:sz w:val="24"/>
          <w:szCs w:val="24"/>
        </w:rPr>
      </w:pPr>
      <w:r w:rsidRPr="00D95959">
        <w:rPr>
          <w:rFonts w:cstheme="minorHAnsi"/>
          <w:sz w:val="24"/>
          <w:szCs w:val="24"/>
        </w:rPr>
        <w:t>Not all at once. Not bright.</w:t>
      </w:r>
    </w:p>
    <w:p w14:paraId="6BFC002A" w14:textId="77777777" w:rsidR="00862428" w:rsidRPr="00D95959" w:rsidRDefault="00862428" w:rsidP="00862428">
      <w:pPr>
        <w:rPr>
          <w:rFonts w:cstheme="minorHAnsi"/>
          <w:sz w:val="24"/>
          <w:szCs w:val="24"/>
        </w:rPr>
      </w:pPr>
      <w:r w:rsidRPr="00D95959">
        <w:rPr>
          <w:rFonts w:cstheme="minorHAnsi"/>
          <w:sz w:val="24"/>
          <w:szCs w:val="24"/>
        </w:rPr>
        <w:t>Just a thin line of floor-level markers flickering to life along the corridor ahead. White to pale green. A few sputtered and caught, like old bulbs remembering what they were for.</w:t>
      </w:r>
    </w:p>
    <w:p w14:paraId="3D9F3AFA" w14:textId="77777777" w:rsidR="00862428" w:rsidRPr="00D95959" w:rsidRDefault="00862428" w:rsidP="00862428">
      <w:pPr>
        <w:rPr>
          <w:rFonts w:cstheme="minorHAnsi"/>
          <w:sz w:val="24"/>
          <w:szCs w:val="24"/>
        </w:rPr>
      </w:pPr>
      <w:r w:rsidRPr="00D95959">
        <w:rPr>
          <w:rFonts w:cstheme="minorHAnsi"/>
          <w:sz w:val="24"/>
          <w:szCs w:val="24"/>
        </w:rPr>
        <w:lastRenderedPageBreak/>
        <w:t>A path.</w:t>
      </w:r>
    </w:p>
    <w:p w14:paraId="20A65C11" w14:textId="77777777" w:rsidR="00862428" w:rsidRPr="00D95959" w:rsidRDefault="00862428" w:rsidP="00862428">
      <w:pPr>
        <w:rPr>
          <w:rFonts w:cstheme="minorHAnsi"/>
          <w:sz w:val="24"/>
          <w:szCs w:val="24"/>
        </w:rPr>
      </w:pPr>
      <w:r w:rsidRPr="00D95959">
        <w:rPr>
          <w:rFonts w:cstheme="minorHAnsi"/>
          <w:sz w:val="24"/>
          <w:szCs w:val="24"/>
        </w:rPr>
        <w:t>Ted tilted his head, listening to something only he could hear. “Power routing is… selective,” he said. “Localized activation. Someone is guiding us.”</w:t>
      </w:r>
    </w:p>
    <w:p w14:paraId="2926CA73" w14:textId="77777777" w:rsidR="00862428" w:rsidRPr="00D95959" w:rsidRDefault="00862428" w:rsidP="00862428">
      <w:pPr>
        <w:rPr>
          <w:rFonts w:cstheme="minorHAnsi"/>
          <w:sz w:val="24"/>
          <w:szCs w:val="24"/>
        </w:rPr>
      </w:pPr>
      <w:r w:rsidRPr="00D95959">
        <w:rPr>
          <w:rFonts w:cstheme="minorHAnsi"/>
          <w:sz w:val="24"/>
          <w:szCs w:val="24"/>
        </w:rPr>
        <w:t>“Or herding us,” Mosby muttered.</w:t>
      </w:r>
    </w:p>
    <w:p w14:paraId="50316230" w14:textId="77777777" w:rsidR="00862428" w:rsidRPr="00D95959" w:rsidRDefault="00862428" w:rsidP="00862428">
      <w:pPr>
        <w:rPr>
          <w:rFonts w:cstheme="minorHAnsi"/>
          <w:sz w:val="24"/>
          <w:szCs w:val="24"/>
        </w:rPr>
      </w:pPr>
      <w:r w:rsidRPr="00D95959">
        <w:rPr>
          <w:rFonts w:cstheme="minorHAnsi"/>
          <w:sz w:val="24"/>
          <w:szCs w:val="24"/>
        </w:rPr>
        <w:t>Sael glanced back toward the Star, then forward again. She could feel the weight of their fuel problem sitting on her shoulders like a pack—external tanks half-emptied, lines paused, their margin still ugly.</w:t>
      </w:r>
    </w:p>
    <w:p w14:paraId="11909F10" w14:textId="77777777" w:rsidR="00862428" w:rsidRPr="00D95959" w:rsidRDefault="00862428" w:rsidP="00862428">
      <w:pPr>
        <w:rPr>
          <w:rFonts w:cstheme="minorHAnsi"/>
          <w:sz w:val="24"/>
          <w:szCs w:val="24"/>
        </w:rPr>
      </w:pPr>
      <w:r w:rsidRPr="00D95959">
        <w:rPr>
          <w:rFonts w:cstheme="minorHAnsi"/>
          <w:sz w:val="24"/>
          <w:szCs w:val="24"/>
        </w:rPr>
        <w:t>“We didn’t come all this way to sit in the doorway,” she said.</w:t>
      </w:r>
    </w:p>
    <w:p w14:paraId="7432D132" w14:textId="77777777" w:rsidR="00862428" w:rsidRPr="00D95959" w:rsidRDefault="00862428" w:rsidP="00862428">
      <w:pPr>
        <w:rPr>
          <w:rFonts w:cstheme="minorHAnsi"/>
          <w:sz w:val="24"/>
          <w:szCs w:val="24"/>
        </w:rPr>
      </w:pPr>
      <w:r w:rsidRPr="00D95959">
        <w:rPr>
          <w:rFonts w:cstheme="minorHAnsi"/>
          <w:sz w:val="24"/>
          <w:szCs w:val="24"/>
        </w:rPr>
        <w:t>They moved.</w:t>
      </w:r>
    </w:p>
    <w:p w14:paraId="5C9067B2" w14:textId="77777777" w:rsidR="00862428" w:rsidRPr="00D95959" w:rsidRDefault="00862428" w:rsidP="00862428">
      <w:pPr>
        <w:rPr>
          <w:rFonts w:cstheme="minorHAnsi"/>
          <w:sz w:val="24"/>
          <w:szCs w:val="24"/>
        </w:rPr>
      </w:pPr>
      <w:r w:rsidRPr="00D95959">
        <w:rPr>
          <w:rFonts w:cstheme="minorHAnsi"/>
          <w:sz w:val="24"/>
          <w:szCs w:val="24"/>
        </w:rPr>
        <w:t>Bootsteps echoed hollowly as they followed the line of dim lights deeper into the base. The air grew colder, thinner, the smell of dust and old insulation stronger the farther they went. A faint metallic tang rode under it, the taste of long-closed spaces. Every so often, a vent clicked and sighed, as if the structure remembered how to breathe only when someone walked under it.</w:t>
      </w:r>
    </w:p>
    <w:p w14:paraId="2AE6ED4F" w14:textId="77777777" w:rsidR="00862428" w:rsidRPr="00D95959" w:rsidRDefault="00862428" w:rsidP="00862428">
      <w:pPr>
        <w:rPr>
          <w:rFonts w:cstheme="minorHAnsi"/>
          <w:sz w:val="24"/>
          <w:szCs w:val="24"/>
        </w:rPr>
      </w:pPr>
      <w:r w:rsidRPr="00D95959">
        <w:rPr>
          <w:rFonts w:cstheme="minorHAnsi"/>
          <w:sz w:val="24"/>
          <w:szCs w:val="24"/>
        </w:rPr>
        <w:t>Doors along the corridor stood half-open, revealing dark rooms filled with silent consoles and equipment frozen mid-use. A workstation chair had rolled a few centimeters away from a desk and stopped there, like whoever stood up had meant to sit back down and never did. A rolling cart lay on its side in one doorway, tools spilled across the floor and never picked up.</w:t>
      </w:r>
    </w:p>
    <w:p w14:paraId="782ABAC6" w14:textId="77777777" w:rsidR="00862428" w:rsidRPr="00D95959" w:rsidRDefault="00862428" w:rsidP="00862428">
      <w:pPr>
        <w:rPr>
          <w:rFonts w:cstheme="minorHAnsi"/>
          <w:sz w:val="24"/>
          <w:szCs w:val="24"/>
        </w:rPr>
      </w:pPr>
      <w:r w:rsidRPr="00D95959">
        <w:rPr>
          <w:rFonts w:cstheme="minorHAnsi"/>
          <w:sz w:val="24"/>
          <w:szCs w:val="24"/>
        </w:rPr>
        <w:t>Mosby slowed there, not out of curiosity but calculation. His eyes went to the scattered tools, the way a wrench had rolled and come to rest against a mark in the dust.</w:t>
      </w:r>
    </w:p>
    <w:p w14:paraId="1A4C3E49" w14:textId="77777777" w:rsidR="00862428" w:rsidRPr="00D95959" w:rsidRDefault="00862428" w:rsidP="00862428">
      <w:pPr>
        <w:rPr>
          <w:rFonts w:cstheme="minorHAnsi"/>
          <w:sz w:val="24"/>
          <w:szCs w:val="24"/>
        </w:rPr>
      </w:pPr>
      <w:r w:rsidRPr="00D95959">
        <w:rPr>
          <w:rFonts w:cstheme="minorHAnsi"/>
          <w:sz w:val="24"/>
          <w:szCs w:val="24"/>
        </w:rPr>
        <w:t>No—Sael corrected herself.</w:t>
      </w:r>
    </w:p>
    <w:p w14:paraId="79FE2FD6" w14:textId="77777777" w:rsidR="00862428" w:rsidRPr="00D95959" w:rsidRDefault="00862428" w:rsidP="00862428">
      <w:pPr>
        <w:rPr>
          <w:rFonts w:cstheme="minorHAnsi"/>
          <w:sz w:val="24"/>
          <w:szCs w:val="24"/>
        </w:rPr>
      </w:pPr>
      <w:r w:rsidRPr="00D95959">
        <w:rPr>
          <w:rFonts w:cstheme="minorHAnsi"/>
          <w:sz w:val="24"/>
          <w:szCs w:val="24"/>
        </w:rPr>
        <w:t xml:space="preserve">Not a </w:t>
      </w:r>
      <w:proofErr w:type="spellStart"/>
      <w:r w:rsidRPr="00D95959">
        <w:rPr>
          <w:rFonts w:cstheme="minorHAnsi"/>
          <w:sz w:val="24"/>
          <w:szCs w:val="24"/>
        </w:rPr>
        <w:t>bootprint</w:t>
      </w:r>
      <w:proofErr w:type="spellEnd"/>
      <w:r w:rsidRPr="00D95959">
        <w:rPr>
          <w:rFonts w:cstheme="minorHAnsi"/>
          <w:sz w:val="24"/>
          <w:szCs w:val="24"/>
        </w:rPr>
        <w:t>. A scuff in the dust that was too cleanly edged, too recent.</w:t>
      </w:r>
    </w:p>
    <w:p w14:paraId="277E2339" w14:textId="77777777" w:rsidR="00862428" w:rsidRPr="00D95959" w:rsidRDefault="00862428" w:rsidP="00862428">
      <w:pPr>
        <w:rPr>
          <w:rFonts w:cstheme="minorHAnsi"/>
          <w:sz w:val="24"/>
          <w:szCs w:val="24"/>
        </w:rPr>
      </w:pPr>
      <w:r w:rsidRPr="00D95959">
        <w:rPr>
          <w:rFonts w:cstheme="minorHAnsi"/>
          <w:sz w:val="24"/>
          <w:szCs w:val="24"/>
        </w:rPr>
        <w:t>Mosby didn’t comment. He just stepped around it and kept moving, hand close to his sidearm without drawing it.</w:t>
      </w:r>
    </w:p>
    <w:p w14:paraId="2D1A0C90" w14:textId="77777777" w:rsidR="00862428" w:rsidRPr="00D95959" w:rsidRDefault="00862428" w:rsidP="00862428">
      <w:pPr>
        <w:rPr>
          <w:rFonts w:cstheme="minorHAnsi"/>
          <w:sz w:val="24"/>
          <w:szCs w:val="24"/>
        </w:rPr>
      </w:pPr>
      <w:r w:rsidRPr="00D95959">
        <w:rPr>
          <w:rFonts w:cstheme="minorHAnsi"/>
          <w:sz w:val="24"/>
          <w:szCs w:val="24"/>
        </w:rPr>
        <w:t>Somewhere ahead, something hummed faintly—too steady to be loose machinery, too soft to be a pump straining under load. It vibrated in the bones more than the ears, a low thread running through the corridor like a held breath.</w:t>
      </w:r>
    </w:p>
    <w:p w14:paraId="5B60B565" w14:textId="77777777" w:rsidR="00862428" w:rsidRPr="00D95959" w:rsidRDefault="00862428" w:rsidP="00862428">
      <w:pPr>
        <w:rPr>
          <w:rFonts w:cstheme="minorHAnsi"/>
          <w:sz w:val="24"/>
          <w:szCs w:val="24"/>
        </w:rPr>
      </w:pPr>
      <w:r w:rsidRPr="00D95959">
        <w:rPr>
          <w:rFonts w:cstheme="minorHAnsi"/>
          <w:sz w:val="24"/>
          <w:szCs w:val="24"/>
        </w:rPr>
        <w:t>Then they heard it.</w:t>
      </w:r>
    </w:p>
    <w:p w14:paraId="281BCFAA" w14:textId="77777777" w:rsidR="00862428" w:rsidRPr="00D95959" w:rsidRDefault="00862428" w:rsidP="00862428">
      <w:pPr>
        <w:rPr>
          <w:rFonts w:cstheme="minorHAnsi"/>
          <w:sz w:val="24"/>
          <w:szCs w:val="24"/>
        </w:rPr>
      </w:pPr>
      <w:r w:rsidRPr="00D95959">
        <w:rPr>
          <w:rFonts w:cstheme="minorHAnsi"/>
          <w:sz w:val="24"/>
          <w:szCs w:val="24"/>
        </w:rPr>
        <w:t>Music.</w:t>
      </w:r>
    </w:p>
    <w:p w14:paraId="4DFA7CC8" w14:textId="77777777" w:rsidR="00862428" w:rsidRPr="00D95959" w:rsidRDefault="00862428" w:rsidP="00862428">
      <w:pPr>
        <w:rPr>
          <w:rFonts w:cstheme="minorHAnsi"/>
          <w:sz w:val="24"/>
          <w:szCs w:val="24"/>
        </w:rPr>
      </w:pPr>
      <w:r w:rsidRPr="00D95959">
        <w:rPr>
          <w:rFonts w:cstheme="minorHAnsi"/>
          <w:sz w:val="24"/>
          <w:szCs w:val="24"/>
        </w:rPr>
        <w:t>Soft.</w:t>
      </w:r>
    </w:p>
    <w:p w14:paraId="1D91DE33" w14:textId="77777777" w:rsidR="00862428" w:rsidRPr="00D95959" w:rsidRDefault="00862428" w:rsidP="00862428">
      <w:pPr>
        <w:rPr>
          <w:rFonts w:cstheme="minorHAnsi"/>
          <w:sz w:val="24"/>
          <w:szCs w:val="24"/>
        </w:rPr>
      </w:pPr>
      <w:r w:rsidRPr="00D95959">
        <w:rPr>
          <w:rFonts w:cstheme="minorHAnsi"/>
          <w:sz w:val="24"/>
          <w:szCs w:val="24"/>
        </w:rPr>
        <w:lastRenderedPageBreak/>
        <w:t>Distant.</w:t>
      </w:r>
    </w:p>
    <w:p w14:paraId="00060055" w14:textId="77777777" w:rsidR="00862428" w:rsidRPr="00D95959" w:rsidRDefault="00862428" w:rsidP="00862428">
      <w:pPr>
        <w:rPr>
          <w:rFonts w:cstheme="minorHAnsi"/>
          <w:sz w:val="24"/>
          <w:szCs w:val="24"/>
        </w:rPr>
      </w:pPr>
      <w:r w:rsidRPr="00D95959">
        <w:rPr>
          <w:rFonts w:cstheme="minorHAnsi"/>
          <w:sz w:val="24"/>
          <w:szCs w:val="24"/>
        </w:rPr>
        <w:t>Tinny through old speakers, the sound warbling slightly as if the system playing it hadn’t been serviced in decades. A melody that should have belonged to a lounge in a civilian port, or an old ship’s galley when somebody wanted to pretend the day wasn’t going to end in the same hard way as the last.</w:t>
      </w:r>
    </w:p>
    <w:p w14:paraId="01475A08" w14:textId="77777777" w:rsidR="00862428" w:rsidRPr="00D95959" w:rsidRDefault="00862428" w:rsidP="00862428">
      <w:pPr>
        <w:rPr>
          <w:rFonts w:cstheme="minorHAnsi"/>
          <w:sz w:val="24"/>
          <w:szCs w:val="24"/>
        </w:rPr>
      </w:pPr>
      <w:r w:rsidRPr="00D95959">
        <w:rPr>
          <w:rFonts w:cstheme="minorHAnsi"/>
          <w:sz w:val="24"/>
          <w:szCs w:val="24"/>
        </w:rPr>
        <w:t>Sael slowed. “Do you hear—”</w:t>
      </w:r>
    </w:p>
    <w:p w14:paraId="29558B46" w14:textId="77777777" w:rsidR="00862428" w:rsidRPr="00D95959" w:rsidRDefault="00862428" w:rsidP="00862428">
      <w:pPr>
        <w:rPr>
          <w:rFonts w:cstheme="minorHAnsi"/>
          <w:sz w:val="24"/>
          <w:szCs w:val="24"/>
        </w:rPr>
      </w:pPr>
      <w:r w:rsidRPr="00D95959">
        <w:rPr>
          <w:rFonts w:cstheme="minorHAnsi"/>
          <w:sz w:val="24"/>
          <w:szCs w:val="24"/>
        </w:rPr>
        <w:t>“Yes,” Ted said.</w:t>
      </w:r>
    </w:p>
    <w:p w14:paraId="51CCBD8F" w14:textId="77777777" w:rsidR="00862428" w:rsidRPr="00D95959" w:rsidRDefault="00862428" w:rsidP="00862428">
      <w:pPr>
        <w:rPr>
          <w:rFonts w:cstheme="minorHAnsi"/>
          <w:sz w:val="24"/>
          <w:szCs w:val="24"/>
        </w:rPr>
      </w:pPr>
      <w:r w:rsidRPr="00D95959">
        <w:rPr>
          <w:rFonts w:cstheme="minorHAnsi"/>
          <w:sz w:val="24"/>
          <w:szCs w:val="24"/>
        </w:rPr>
        <w:t>His expression had gone careful. Not fear. Attention.</w:t>
      </w:r>
    </w:p>
    <w:p w14:paraId="3690FDE7" w14:textId="77777777" w:rsidR="00862428" w:rsidRPr="00D95959" w:rsidRDefault="00862428" w:rsidP="00862428">
      <w:pPr>
        <w:rPr>
          <w:rFonts w:cstheme="minorHAnsi"/>
          <w:sz w:val="24"/>
          <w:szCs w:val="24"/>
        </w:rPr>
      </w:pPr>
      <w:r w:rsidRPr="00D95959">
        <w:rPr>
          <w:rFonts w:cstheme="minorHAnsi"/>
          <w:sz w:val="24"/>
          <w:szCs w:val="24"/>
        </w:rPr>
        <w:t>Mosby didn’t stop walking, but his shoulders tightened. “Well,” he said quietly, “that’s new.”</w:t>
      </w:r>
    </w:p>
    <w:p w14:paraId="7369506B" w14:textId="77777777" w:rsidR="00862428" w:rsidRPr="00D95959" w:rsidRDefault="00862428" w:rsidP="00862428">
      <w:pPr>
        <w:rPr>
          <w:rFonts w:cstheme="minorHAnsi"/>
          <w:sz w:val="24"/>
          <w:szCs w:val="24"/>
        </w:rPr>
      </w:pPr>
      <w:r w:rsidRPr="00D95959">
        <w:rPr>
          <w:rFonts w:cstheme="minorHAnsi"/>
          <w:sz w:val="24"/>
          <w:szCs w:val="24"/>
        </w:rPr>
        <w:t>They followed the lights.</w:t>
      </w:r>
    </w:p>
    <w:p w14:paraId="2A3F2058" w14:textId="77777777" w:rsidR="00862428" w:rsidRPr="00D95959" w:rsidRDefault="00862428" w:rsidP="00862428">
      <w:pPr>
        <w:rPr>
          <w:rFonts w:cstheme="minorHAnsi"/>
          <w:sz w:val="24"/>
          <w:szCs w:val="24"/>
        </w:rPr>
      </w:pPr>
      <w:r w:rsidRPr="00D95959">
        <w:rPr>
          <w:rFonts w:cstheme="minorHAnsi"/>
          <w:sz w:val="24"/>
          <w:szCs w:val="24"/>
        </w:rPr>
        <w:t>And the music.</w:t>
      </w:r>
    </w:p>
    <w:p w14:paraId="52C89307" w14:textId="77777777" w:rsidR="00862428" w:rsidRPr="00D95959" w:rsidRDefault="00862428" w:rsidP="00862428">
      <w:pPr>
        <w:rPr>
          <w:rFonts w:cstheme="minorHAnsi"/>
          <w:sz w:val="24"/>
          <w:szCs w:val="24"/>
        </w:rPr>
      </w:pPr>
      <w:r w:rsidRPr="00D95959">
        <w:rPr>
          <w:rFonts w:cstheme="minorHAnsi"/>
          <w:sz w:val="24"/>
          <w:szCs w:val="24"/>
        </w:rPr>
        <w:t>Deeper into the base.</w:t>
      </w:r>
    </w:p>
    <w:p w14:paraId="73BD632F" w14:textId="77777777" w:rsidR="00862428" w:rsidRPr="00D95959" w:rsidRDefault="00862428" w:rsidP="00862428">
      <w:pPr>
        <w:rPr>
          <w:rFonts w:cstheme="minorHAnsi"/>
          <w:sz w:val="24"/>
          <w:szCs w:val="24"/>
        </w:rPr>
      </w:pPr>
      <w:r w:rsidRPr="00D95959">
        <w:rPr>
          <w:rFonts w:cstheme="minorHAnsi"/>
          <w:sz w:val="24"/>
          <w:szCs w:val="24"/>
        </w:rPr>
        <w:t>The corridor bent twice, then opened into a wider junction where a wall panel still carried a directory map. Most of it was unreadable, the print flaked away. But one section had been wiped clean recently enough that the metal underneath shone dull and bare.</w:t>
      </w:r>
    </w:p>
    <w:p w14:paraId="4392F4A4" w14:textId="77777777" w:rsidR="00862428" w:rsidRPr="00D95959" w:rsidRDefault="00862428" w:rsidP="00862428">
      <w:pPr>
        <w:rPr>
          <w:rFonts w:cstheme="minorHAnsi"/>
          <w:sz w:val="24"/>
          <w:szCs w:val="24"/>
        </w:rPr>
      </w:pPr>
      <w:r w:rsidRPr="00D95959">
        <w:rPr>
          <w:rFonts w:cstheme="minorHAnsi"/>
          <w:sz w:val="24"/>
          <w:szCs w:val="24"/>
        </w:rPr>
        <w:t>Sael stared at it. “Someone didn’t want names on the walls.”</w:t>
      </w:r>
    </w:p>
    <w:p w14:paraId="77C00713" w14:textId="77777777" w:rsidR="00862428" w:rsidRPr="00D95959" w:rsidRDefault="00862428" w:rsidP="00862428">
      <w:pPr>
        <w:rPr>
          <w:rFonts w:cstheme="minorHAnsi"/>
          <w:sz w:val="24"/>
          <w:szCs w:val="24"/>
        </w:rPr>
      </w:pPr>
      <w:r w:rsidRPr="00D95959">
        <w:rPr>
          <w:rFonts w:cstheme="minorHAnsi"/>
          <w:sz w:val="24"/>
          <w:szCs w:val="24"/>
        </w:rPr>
        <w:t>“Or didn’t want the wrong names,” Mosby said.</w:t>
      </w:r>
    </w:p>
    <w:p w14:paraId="1CDC5964" w14:textId="77777777" w:rsidR="00862428" w:rsidRPr="00D95959" w:rsidRDefault="00862428" w:rsidP="00862428">
      <w:pPr>
        <w:rPr>
          <w:rFonts w:cstheme="minorHAnsi"/>
          <w:sz w:val="24"/>
          <w:szCs w:val="24"/>
        </w:rPr>
      </w:pPr>
      <w:r w:rsidRPr="00D95959">
        <w:rPr>
          <w:rFonts w:cstheme="minorHAnsi"/>
          <w:sz w:val="24"/>
          <w:szCs w:val="24"/>
        </w:rPr>
        <w:t>Another set of pressure doors waited ahead. These were newer than the outer ones, or at least better cared for. The seals looked intact. The control panel wasn’t missing its cover.</w:t>
      </w:r>
    </w:p>
    <w:p w14:paraId="4C5E23F9" w14:textId="77777777" w:rsidR="00862428" w:rsidRPr="00D95959" w:rsidRDefault="00862428" w:rsidP="00862428">
      <w:pPr>
        <w:rPr>
          <w:rFonts w:cstheme="minorHAnsi"/>
          <w:sz w:val="24"/>
          <w:szCs w:val="24"/>
        </w:rPr>
      </w:pPr>
      <w:r w:rsidRPr="00D95959">
        <w:rPr>
          <w:rFonts w:cstheme="minorHAnsi"/>
          <w:sz w:val="24"/>
          <w:szCs w:val="24"/>
        </w:rPr>
        <w:t>The floor lights brightened by a fraction as they approached, as if the station itself recognized their mass and decided to cooperate.</w:t>
      </w:r>
    </w:p>
    <w:p w14:paraId="5296EEB5" w14:textId="77777777" w:rsidR="00862428" w:rsidRPr="00D95959" w:rsidRDefault="00862428" w:rsidP="00862428">
      <w:pPr>
        <w:rPr>
          <w:rFonts w:cstheme="minorHAnsi"/>
          <w:sz w:val="24"/>
          <w:szCs w:val="24"/>
        </w:rPr>
      </w:pPr>
      <w:r w:rsidRPr="00D95959">
        <w:rPr>
          <w:rFonts w:cstheme="minorHAnsi"/>
          <w:sz w:val="24"/>
          <w:szCs w:val="24"/>
        </w:rPr>
        <w:t>Ted’s hand went to the panel without touching it.</w:t>
      </w:r>
    </w:p>
    <w:p w14:paraId="03507B23" w14:textId="77777777" w:rsidR="00862428" w:rsidRPr="00D95959" w:rsidRDefault="00862428" w:rsidP="00862428">
      <w:pPr>
        <w:rPr>
          <w:rFonts w:cstheme="minorHAnsi"/>
          <w:sz w:val="24"/>
          <w:szCs w:val="24"/>
        </w:rPr>
      </w:pPr>
      <w:r w:rsidRPr="00D95959">
        <w:rPr>
          <w:rFonts w:cstheme="minorHAnsi"/>
          <w:sz w:val="24"/>
          <w:szCs w:val="24"/>
        </w:rPr>
        <w:t>“It’s already unlocked,” he murmured.</w:t>
      </w:r>
    </w:p>
    <w:p w14:paraId="419097FA" w14:textId="77777777" w:rsidR="00862428" w:rsidRPr="00D95959" w:rsidRDefault="00862428" w:rsidP="00862428">
      <w:pPr>
        <w:rPr>
          <w:rFonts w:cstheme="minorHAnsi"/>
          <w:sz w:val="24"/>
          <w:szCs w:val="24"/>
        </w:rPr>
      </w:pPr>
      <w:r w:rsidRPr="00D95959">
        <w:rPr>
          <w:rFonts w:cstheme="minorHAnsi"/>
          <w:sz w:val="24"/>
          <w:szCs w:val="24"/>
        </w:rPr>
        <w:t>“How do you know,” Mosby asked.</w:t>
      </w:r>
    </w:p>
    <w:p w14:paraId="63231661" w14:textId="77777777" w:rsidR="00862428" w:rsidRPr="00D95959" w:rsidRDefault="00862428" w:rsidP="00862428">
      <w:pPr>
        <w:rPr>
          <w:rFonts w:cstheme="minorHAnsi"/>
          <w:sz w:val="24"/>
          <w:szCs w:val="24"/>
        </w:rPr>
      </w:pPr>
      <w:r w:rsidRPr="00D95959">
        <w:rPr>
          <w:rFonts w:cstheme="minorHAnsi"/>
          <w:sz w:val="24"/>
          <w:szCs w:val="24"/>
        </w:rPr>
        <w:t>Ted glanced toward the seam. “You can hear the latch tension. It’s… waiting.”</w:t>
      </w:r>
    </w:p>
    <w:p w14:paraId="541E7FCC" w14:textId="77777777" w:rsidR="00862428" w:rsidRPr="00D95959" w:rsidRDefault="00862428" w:rsidP="00862428">
      <w:pPr>
        <w:rPr>
          <w:rFonts w:cstheme="minorHAnsi"/>
          <w:sz w:val="24"/>
          <w:szCs w:val="24"/>
        </w:rPr>
      </w:pPr>
      <w:r w:rsidRPr="00D95959">
        <w:rPr>
          <w:rFonts w:cstheme="minorHAnsi"/>
          <w:sz w:val="24"/>
          <w:szCs w:val="24"/>
        </w:rPr>
        <w:t>Mosby held a beat longer, then nodded once.</w:t>
      </w:r>
    </w:p>
    <w:p w14:paraId="311998EA" w14:textId="77777777" w:rsidR="00862428" w:rsidRPr="00D95959" w:rsidRDefault="00862428" w:rsidP="00862428">
      <w:pPr>
        <w:rPr>
          <w:rFonts w:cstheme="minorHAnsi"/>
          <w:sz w:val="24"/>
          <w:szCs w:val="24"/>
        </w:rPr>
      </w:pPr>
      <w:r w:rsidRPr="00D95959">
        <w:rPr>
          <w:rFonts w:cstheme="minorHAnsi"/>
          <w:sz w:val="24"/>
          <w:szCs w:val="24"/>
        </w:rPr>
        <w:t>Ted touched the panel.</w:t>
      </w:r>
    </w:p>
    <w:p w14:paraId="3E0C20C0" w14:textId="77777777" w:rsidR="00862428" w:rsidRPr="00D95959" w:rsidRDefault="00862428" w:rsidP="00862428">
      <w:pPr>
        <w:rPr>
          <w:rFonts w:cstheme="minorHAnsi"/>
          <w:sz w:val="24"/>
          <w:szCs w:val="24"/>
        </w:rPr>
      </w:pPr>
      <w:r w:rsidRPr="00D95959">
        <w:rPr>
          <w:rFonts w:cstheme="minorHAnsi"/>
          <w:sz w:val="24"/>
          <w:szCs w:val="24"/>
        </w:rPr>
        <w:lastRenderedPageBreak/>
        <w:t>The doors opened with a smoothness that didn’t belong in the outer corridors.</w:t>
      </w:r>
    </w:p>
    <w:p w14:paraId="7251341F" w14:textId="77777777" w:rsidR="00862428" w:rsidRPr="00D95959" w:rsidRDefault="00862428" w:rsidP="00862428">
      <w:pPr>
        <w:rPr>
          <w:rFonts w:cstheme="minorHAnsi"/>
          <w:sz w:val="24"/>
          <w:szCs w:val="24"/>
        </w:rPr>
      </w:pPr>
      <w:r w:rsidRPr="00D95959">
        <w:rPr>
          <w:rFonts w:cstheme="minorHAnsi"/>
          <w:sz w:val="24"/>
          <w:szCs w:val="24"/>
        </w:rPr>
        <w:t>They stepped through, and the air changed.</w:t>
      </w:r>
    </w:p>
    <w:p w14:paraId="30498951" w14:textId="77777777" w:rsidR="00862428" w:rsidRPr="00D95959" w:rsidRDefault="00862428" w:rsidP="00862428">
      <w:pPr>
        <w:rPr>
          <w:rFonts w:cstheme="minorHAnsi"/>
          <w:sz w:val="24"/>
          <w:szCs w:val="24"/>
        </w:rPr>
      </w:pPr>
      <w:r w:rsidRPr="00D95959">
        <w:rPr>
          <w:rFonts w:cstheme="minorHAnsi"/>
          <w:sz w:val="24"/>
          <w:szCs w:val="24"/>
        </w:rPr>
        <w:t>Warmer. Cleaner. Carrying the faint scent of something herbal and unfamiliar. Not industrial coolant. Not recycled station tang. Something that had been grown or brewed and allowed to persist.</w:t>
      </w:r>
    </w:p>
    <w:p w14:paraId="1025AC3D" w14:textId="77777777" w:rsidR="00862428" w:rsidRPr="00D95959" w:rsidRDefault="00862428" w:rsidP="00862428">
      <w:pPr>
        <w:rPr>
          <w:rFonts w:cstheme="minorHAnsi"/>
          <w:sz w:val="24"/>
          <w:szCs w:val="24"/>
        </w:rPr>
      </w:pPr>
      <w:r w:rsidRPr="00D95959">
        <w:rPr>
          <w:rFonts w:cstheme="minorHAnsi"/>
          <w:sz w:val="24"/>
          <w:szCs w:val="24"/>
        </w:rPr>
        <w:t>Sael’s skin prickled under her collar. Not because it was dangerous.</w:t>
      </w:r>
    </w:p>
    <w:p w14:paraId="104D6266" w14:textId="77777777" w:rsidR="00862428" w:rsidRPr="00D95959" w:rsidRDefault="00862428" w:rsidP="00862428">
      <w:pPr>
        <w:rPr>
          <w:rFonts w:cstheme="minorHAnsi"/>
          <w:sz w:val="24"/>
          <w:szCs w:val="24"/>
        </w:rPr>
      </w:pPr>
      <w:r w:rsidRPr="00D95959">
        <w:rPr>
          <w:rFonts w:cstheme="minorHAnsi"/>
          <w:sz w:val="24"/>
          <w:szCs w:val="24"/>
        </w:rPr>
        <w:t>Because it was deliberate.</w:t>
      </w:r>
    </w:p>
    <w:p w14:paraId="03C4AC6A" w14:textId="77777777" w:rsidR="00862428" w:rsidRPr="00D95959" w:rsidRDefault="00862428" w:rsidP="00862428">
      <w:pPr>
        <w:rPr>
          <w:rFonts w:cstheme="minorHAnsi"/>
          <w:sz w:val="24"/>
          <w:szCs w:val="24"/>
        </w:rPr>
      </w:pPr>
      <w:r w:rsidRPr="00D95959">
        <w:rPr>
          <w:rFonts w:cstheme="minorHAnsi"/>
          <w:sz w:val="24"/>
          <w:szCs w:val="24"/>
        </w:rPr>
        <w:t>The lights ahead weren’t the dim emergency strips of the outer corridors. These were full-spectrum panels, soft and steady, casting real shadows instead of long gray smears. Whoever lived here had taken the time to tune them. Whoever lived here hadn’t been surviving on leftovers.</w:t>
      </w:r>
    </w:p>
    <w:p w14:paraId="2B170B51" w14:textId="77777777" w:rsidR="00862428" w:rsidRPr="00D95959" w:rsidRDefault="00862428" w:rsidP="00862428">
      <w:pPr>
        <w:rPr>
          <w:rFonts w:cstheme="minorHAnsi"/>
          <w:sz w:val="24"/>
          <w:szCs w:val="24"/>
        </w:rPr>
      </w:pPr>
      <w:r w:rsidRPr="00D95959">
        <w:rPr>
          <w:rFonts w:cstheme="minorHAnsi"/>
          <w:sz w:val="24"/>
          <w:szCs w:val="24"/>
        </w:rPr>
        <w:t>And the music—it wasn’t echoing anymore.</w:t>
      </w:r>
    </w:p>
    <w:p w14:paraId="2E19EDBB" w14:textId="77777777" w:rsidR="00862428" w:rsidRPr="00D95959" w:rsidRDefault="00862428" w:rsidP="00862428">
      <w:pPr>
        <w:rPr>
          <w:rFonts w:cstheme="minorHAnsi"/>
          <w:sz w:val="24"/>
          <w:szCs w:val="24"/>
        </w:rPr>
      </w:pPr>
      <w:r w:rsidRPr="00D95959">
        <w:rPr>
          <w:rFonts w:cstheme="minorHAnsi"/>
          <w:sz w:val="24"/>
          <w:szCs w:val="24"/>
        </w:rPr>
        <w:t>It was close.</w:t>
      </w:r>
    </w:p>
    <w:p w14:paraId="33C1E777" w14:textId="77777777" w:rsidR="00862428" w:rsidRPr="00D95959" w:rsidRDefault="00862428" w:rsidP="00862428">
      <w:pPr>
        <w:rPr>
          <w:rFonts w:cstheme="minorHAnsi"/>
          <w:sz w:val="24"/>
          <w:szCs w:val="24"/>
        </w:rPr>
      </w:pPr>
      <w:r w:rsidRPr="00D95959">
        <w:rPr>
          <w:rFonts w:cstheme="minorHAnsi"/>
          <w:sz w:val="24"/>
          <w:szCs w:val="24"/>
        </w:rPr>
        <w:t>They moved more slowly now, not by agreement but by the way the place made them. The corridor here wasn’t bare. It had been cleared. The walls had been wiped. Someone had even hung a strip of fabric over a conduit run, like an attempt at comfort in a place that didn’t deserve it.</w:t>
      </w:r>
    </w:p>
    <w:p w14:paraId="30D9937A" w14:textId="77777777" w:rsidR="00862428" w:rsidRPr="00D95959" w:rsidRDefault="00862428" w:rsidP="00862428">
      <w:pPr>
        <w:rPr>
          <w:rFonts w:cstheme="minorHAnsi"/>
          <w:sz w:val="24"/>
          <w:szCs w:val="24"/>
        </w:rPr>
      </w:pPr>
      <w:r w:rsidRPr="00D95959">
        <w:rPr>
          <w:rFonts w:cstheme="minorHAnsi"/>
          <w:sz w:val="24"/>
          <w:szCs w:val="24"/>
        </w:rPr>
        <w:t>They reached the final doorway.</w:t>
      </w:r>
    </w:p>
    <w:p w14:paraId="25FB8198" w14:textId="77777777" w:rsidR="00862428" w:rsidRPr="00D95959" w:rsidRDefault="00862428" w:rsidP="00862428">
      <w:pPr>
        <w:rPr>
          <w:rFonts w:cstheme="minorHAnsi"/>
          <w:sz w:val="24"/>
          <w:szCs w:val="24"/>
        </w:rPr>
      </w:pPr>
      <w:r w:rsidRPr="00D95959">
        <w:rPr>
          <w:rFonts w:cstheme="minorHAnsi"/>
          <w:sz w:val="24"/>
          <w:szCs w:val="24"/>
        </w:rPr>
        <w:t>The space beyond stopped all three of them in their tracks.</w:t>
      </w:r>
    </w:p>
    <w:p w14:paraId="3CA768A1" w14:textId="77777777" w:rsidR="00862428" w:rsidRPr="00D95959" w:rsidRDefault="00862428" w:rsidP="00862428">
      <w:pPr>
        <w:rPr>
          <w:rFonts w:cstheme="minorHAnsi"/>
          <w:sz w:val="24"/>
          <w:szCs w:val="24"/>
        </w:rPr>
      </w:pPr>
      <w:r w:rsidRPr="00D95959">
        <w:rPr>
          <w:rFonts w:cstheme="minorHAnsi"/>
          <w:sz w:val="24"/>
          <w:szCs w:val="24"/>
        </w:rPr>
        <w:t>It was… lived in.</w:t>
      </w:r>
    </w:p>
    <w:p w14:paraId="7D65BC1B" w14:textId="77777777" w:rsidR="00862428" w:rsidRPr="00D95959" w:rsidRDefault="00862428" w:rsidP="00862428">
      <w:pPr>
        <w:rPr>
          <w:rFonts w:cstheme="minorHAnsi"/>
          <w:sz w:val="24"/>
          <w:szCs w:val="24"/>
        </w:rPr>
      </w:pPr>
      <w:r w:rsidRPr="00D95959">
        <w:rPr>
          <w:rFonts w:cstheme="minorHAnsi"/>
          <w:sz w:val="24"/>
          <w:szCs w:val="24"/>
        </w:rPr>
        <w:t>Rugs covered the metal deck, woven in patterns that looked hand-made. Real fabric, not station-issue composites. The walls were lined with shelves—not equipment racks, but books. Physical books. Spines worn, pages uneven. Between them hung framed photographs, sketches, star charts annotated by hand. Some of the charts were so old their paper had gone yellow at the edges. Some were newer, drawn with a steadier pen, the ink still dark.</w:t>
      </w:r>
    </w:p>
    <w:p w14:paraId="42EE4CEC" w14:textId="77777777" w:rsidR="00862428" w:rsidRPr="00D95959" w:rsidRDefault="00862428" w:rsidP="00862428">
      <w:pPr>
        <w:rPr>
          <w:rFonts w:cstheme="minorHAnsi"/>
          <w:sz w:val="24"/>
          <w:szCs w:val="24"/>
        </w:rPr>
      </w:pPr>
      <w:r w:rsidRPr="00D95959">
        <w:rPr>
          <w:rFonts w:cstheme="minorHAnsi"/>
          <w:sz w:val="24"/>
          <w:szCs w:val="24"/>
        </w:rPr>
        <w:t>A small kitchenette hummed quietly to the right, steam curling from a mug left on the counter. The scent of it hit Sael a second later—something like tea, something like bitter herbs.</w:t>
      </w:r>
    </w:p>
    <w:p w14:paraId="4B09CFFA" w14:textId="77777777" w:rsidR="00862428" w:rsidRPr="00D95959" w:rsidRDefault="00862428" w:rsidP="00862428">
      <w:pPr>
        <w:rPr>
          <w:rFonts w:cstheme="minorHAnsi"/>
          <w:sz w:val="24"/>
          <w:szCs w:val="24"/>
        </w:rPr>
      </w:pPr>
      <w:r w:rsidRPr="00D95959">
        <w:rPr>
          <w:rFonts w:cstheme="minorHAnsi"/>
          <w:sz w:val="24"/>
          <w:szCs w:val="24"/>
        </w:rPr>
        <w:t xml:space="preserve">To the left, a sitting area: a low sofa, two mismatched chairs, a narrow table crowded with papers and </w:t>
      </w:r>
      <w:proofErr w:type="spellStart"/>
      <w:r w:rsidRPr="00D95959">
        <w:rPr>
          <w:rFonts w:cstheme="minorHAnsi"/>
          <w:sz w:val="24"/>
          <w:szCs w:val="24"/>
        </w:rPr>
        <w:t>datapads</w:t>
      </w:r>
      <w:proofErr w:type="spellEnd"/>
      <w:r w:rsidRPr="00D95959">
        <w:rPr>
          <w:rFonts w:cstheme="minorHAnsi"/>
          <w:sz w:val="24"/>
          <w:szCs w:val="24"/>
        </w:rPr>
        <w:t xml:space="preserve"> in various states of disassembly. Not broken. Open. Studied. Put back together again and opened again.</w:t>
      </w:r>
    </w:p>
    <w:p w14:paraId="527C8648" w14:textId="77777777" w:rsidR="00862428" w:rsidRPr="00D95959" w:rsidRDefault="00862428" w:rsidP="00862428">
      <w:pPr>
        <w:rPr>
          <w:rFonts w:cstheme="minorHAnsi"/>
          <w:sz w:val="24"/>
          <w:szCs w:val="24"/>
        </w:rPr>
      </w:pPr>
      <w:r w:rsidRPr="00D95959">
        <w:rPr>
          <w:rFonts w:cstheme="minorHAnsi"/>
          <w:sz w:val="24"/>
          <w:szCs w:val="24"/>
        </w:rPr>
        <w:lastRenderedPageBreak/>
        <w:t>And at the center of it all, facing away from them, sat a high-backed chair.</w:t>
      </w:r>
    </w:p>
    <w:p w14:paraId="0E38578B" w14:textId="77777777" w:rsidR="00862428" w:rsidRPr="00D95959" w:rsidRDefault="00862428" w:rsidP="00862428">
      <w:pPr>
        <w:rPr>
          <w:rFonts w:cstheme="minorHAnsi"/>
          <w:sz w:val="24"/>
          <w:szCs w:val="24"/>
        </w:rPr>
      </w:pPr>
      <w:r w:rsidRPr="00D95959">
        <w:rPr>
          <w:rFonts w:cstheme="minorHAnsi"/>
          <w:sz w:val="24"/>
          <w:szCs w:val="24"/>
        </w:rPr>
        <w:t>For a moment, no one spoke.</w:t>
      </w:r>
    </w:p>
    <w:p w14:paraId="22832BBE" w14:textId="77777777" w:rsidR="00862428" w:rsidRPr="00D95959" w:rsidRDefault="00862428" w:rsidP="00862428">
      <w:pPr>
        <w:rPr>
          <w:rFonts w:cstheme="minorHAnsi"/>
          <w:sz w:val="24"/>
          <w:szCs w:val="24"/>
        </w:rPr>
      </w:pPr>
      <w:r w:rsidRPr="00D95959">
        <w:rPr>
          <w:rFonts w:cstheme="minorHAnsi"/>
          <w:sz w:val="24"/>
          <w:szCs w:val="24"/>
        </w:rPr>
        <w:t>Mosby’s hand tightened slightly on the grip of his sidearm, though he didn’t raise it. His eyes took in the room the way they always did—exits, angles, lines of fire. But there was a hesitation in him now too, a fraction of uncertainty that had nothing to do with fear.</w:t>
      </w:r>
    </w:p>
    <w:p w14:paraId="1D31CD00" w14:textId="77777777" w:rsidR="00862428" w:rsidRPr="00D95959" w:rsidRDefault="00862428" w:rsidP="00862428">
      <w:pPr>
        <w:rPr>
          <w:rFonts w:cstheme="minorHAnsi"/>
          <w:sz w:val="24"/>
          <w:szCs w:val="24"/>
        </w:rPr>
      </w:pPr>
      <w:r w:rsidRPr="00D95959">
        <w:rPr>
          <w:rFonts w:cstheme="minorHAnsi"/>
          <w:sz w:val="24"/>
          <w:szCs w:val="24"/>
        </w:rPr>
        <w:t>Ted’s gaze moved slowly across the shelves. Not scanning for threats. Absorbing. Reading the shape of a mind from what it kept close.</w:t>
      </w:r>
    </w:p>
    <w:p w14:paraId="1A923C97" w14:textId="77777777" w:rsidR="00862428" w:rsidRPr="00D95959" w:rsidRDefault="00862428" w:rsidP="00862428">
      <w:pPr>
        <w:rPr>
          <w:rFonts w:cstheme="minorHAnsi"/>
          <w:sz w:val="24"/>
          <w:szCs w:val="24"/>
        </w:rPr>
      </w:pPr>
      <w:r w:rsidRPr="00D95959">
        <w:rPr>
          <w:rFonts w:cstheme="minorHAnsi"/>
          <w:sz w:val="24"/>
          <w:szCs w:val="24"/>
        </w:rPr>
        <w:t>Sael felt something she couldn’t name—not fear, not relief.</w:t>
      </w:r>
    </w:p>
    <w:p w14:paraId="772B1A2F" w14:textId="77777777" w:rsidR="00862428" w:rsidRPr="00D95959" w:rsidRDefault="00862428" w:rsidP="00862428">
      <w:pPr>
        <w:rPr>
          <w:rFonts w:cstheme="minorHAnsi"/>
          <w:sz w:val="24"/>
          <w:szCs w:val="24"/>
        </w:rPr>
      </w:pPr>
      <w:r w:rsidRPr="00D95959">
        <w:rPr>
          <w:rFonts w:cstheme="minorHAnsi"/>
          <w:sz w:val="24"/>
          <w:szCs w:val="24"/>
        </w:rPr>
        <w:t>Recognition, maybe.</w:t>
      </w:r>
    </w:p>
    <w:p w14:paraId="4B987928" w14:textId="77777777" w:rsidR="00862428" w:rsidRPr="00D95959" w:rsidRDefault="00862428" w:rsidP="00862428">
      <w:pPr>
        <w:rPr>
          <w:rFonts w:cstheme="minorHAnsi"/>
          <w:sz w:val="24"/>
          <w:szCs w:val="24"/>
        </w:rPr>
      </w:pPr>
      <w:r w:rsidRPr="00D95959">
        <w:rPr>
          <w:rFonts w:cstheme="minorHAnsi"/>
          <w:sz w:val="24"/>
          <w:szCs w:val="24"/>
        </w:rPr>
        <w:t>Of intention.</w:t>
      </w:r>
    </w:p>
    <w:p w14:paraId="336CC594" w14:textId="77777777" w:rsidR="00862428" w:rsidRPr="00D95959" w:rsidRDefault="00862428" w:rsidP="00862428">
      <w:pPr>
        <w:rPr>
          <w:rFonts w:cstheme="minorHAnsi"/>
          <w:sz w:val="24"/>
          <w:szCs w:val="24"/>
        </w:rPr>
      </w:pPr>
      <w:r w:rsidRPr="00D95959">
        <w:rPr>
          <w:rFonts w:cstheme="minorHAnsi"/>
          <w:sz w:val="24"/>
          <w:szCs w:val="24"/>
        </w:rPr>
        <w:t>The chair turned.</w:t>
      </w:r>
    </w:p>
    <w:p w14:paraId="6EE494A2" w14:textId="77777777" w:rsidR="00862428" w:rsidRPr="00D95959" w:rsidRDefault="00862428" w:rsidP="00862428">
      <w:pPr>
        <w:rPr>
          <w:rFonts w:cstheme="minorHAnsi"/>
          <w:sz w:val="24"/>
          <w:szCs w:val="24"/>
        </w:rPr>
      </w:pPr>
      <w:r w:rsidRPr="00D95959">
        <w:rPr>
          <w:rFonts w:cstheme="minorHAnsi"/>
          <w:sz w:val="24"/>
          <w:szCs w:val="24"/>
        </w:rPr>
        <w:t>Not with mechanical hiss or servo correction. Just with the quiet weight of someone who didn’t need to rush because the world had already arranged itself to their preference.</w:t>
      </w:r>
    </w:p>
    <w:p w14:paraId="5226EAD5" w14:textId="77777777" w:rsidR="00862428" w:rsidRPr="00D95959" w:rsidRDefault="00862428" w:rsidP="00862428">
      <w:pPr>
        <w:rPr>
          <w:rFonts w:cstheme="minorHAnsi"/>
          <w:sz w:val="24"/>
          <w:szCs w:val="24"/>
        </w:rPr>
      </w:pPr>
      <w:r w:rsidRPr="00D95959">
        <w:rPr>
          <w:rFonts w:cstheme="minorHAnsi"/>
          <w:sz w:val="24"/>
          <w:szCs w:val="24"/>
        </w:rPr>
        <w:t>Dr. Ilyan Merrow twisted where he sat, one hand resting on the arm as he leaned to look at them around the edge. He was older than she expected, hair gone mostly silver, spectacles perched low on his nose. His clothes were comfortable, worn, patched with care rather than neglect. The patches were neat. Purposeful. As if he’d done them himself and wanted you to notice the work without making a show of it.</w:t>
      </w:r>
    </w:p>
    <w:p w14:paraId="3A0BE172" w14:textId="77777777" w:rsidR="00862428" w:rsidRPr="00D95959" w:rsidRDefault="00862428" w:rsidP="00862428">
      <w:pPr>
        <w:rPr>
          <w:rFonts w:cstheme="minorHAnsi"/>
          <w:sz w:val="24"/>
          <w:szCs w:val="24"/>
        </w:rPr>
      </w:pPr>
      <w:r w:rsidRPr="00D95959">
        <w:rPr>
          <w:rFonts w:cstheme="minorHAnsi"/>
          <w:sz w:val="24"/>
          <w:szCs w:val="24"/>
        </w:rPr>
        <w:t>He studied them for a heartbeat, gaze clear and alert.</w:t>
      </w:r>
    </w:p>
    <w:p w14:paraId="74D493C0" w14:textId="77777777" w:rsidR="00862428" w:rsidRPr="00D95959" w:rsidRDefault="00862428" w:rsidP="00862428">
      <w:pPr>
        <w:rPr>
          <w:rFonts w:cstheme="minorHAnsi"/>
          <w:sz w:val="24"/>
          <w:szCs w:val="24"/>
        </w:rPr>
      </w:pPr>
      <w:r w:rsidRPr="00D95959">
        <w:rPr>
          <w:rFonts w:cstheme="minorHAnsi"/>
          <w:sz w:val="24"/>
          <w:szCs w:val="24"/>
        </w:rPr>
        <w:t>Then he smiled—small and genuine.</w:t>
      </w:r>
    </w:p>
    <w:p w14:paraId="1A351594" w14:textId="77777777" w:rsidR="00862428" w:rsidRPr="00D95959" w:rsidRDefault="00862428" w:rsidP="00862428">
      <w:pPr>
        <w:rPr>
          <w:rFonts w:cstheme="minorHAnsi"/>
          <w:sz w:val="24"/>
          <w:szCs w:val="24"/>
        </w:rPr>
      </w:pPr>
      <w:r w:rsidRPr="00D95959">
        <w:rPr>
          <w:rFonts w:cstheme="minorHAnsi"/>
          <w:sz w:val="24"/>
          <w:szCs w:val="24"/>
        </w:rPr>
        <w:t>“Ah,” he said, voice a little rough with disuse but warm all the same. “Finally. Someone has arrived.”</w:t>
      </w:r>
    </w:p>
    <w:p w14:paraId="018986BE" w14:textId="77777777" w:rsidR="00862428" w:rsidRPr="00D95959" w:rsidRDefault="00862428" w:rsidP="00862428">
      <w:pPr>
        <w:rPr>
          <w:rFonts w:cstheme="minorHAnsi"/>
          <w:sz w:val="24"/>
          <w:szCs w:val="24"/>
        </w:rPr>
      </w:pPr>
      <w:r w:rsidRPr="00D95959">
        <w:rPr>
          <w:rFonts w:cstheme="minorHAnsi"/>
          <w:sz w:val="24"/>
          <w:szCs w:val="24"/>
        </w:rPr>
        <w:t>Silence stretched.</w:t>
      </w:r>
    </w:p>
    <w:p w14:paraId="1402CE70" w14:textId="77777777" w:rsidR="00862428" w:rsidRPr="00D95959" w:rsidRDefault="00862428" w:rsidP="00862428">
      <w:pPr>
        <w:rPr>
          <w:rFonts w:cstheme="minorHAnsi"/>
          <w:sz w:val="24"/>
          <w:szCs w:val="24"/>
        </w:rPr>
      </w:pPr>
      <w:r w:rsidRPr="00D95959">
        <w:rPr>
          <w:rFonts w:cstheme="minorHAnsi"/>
          <w:sz w:val="24"/>
          <w:szCs w:val="24"/>
        </w:rPr>
        <w:t>Mosby didn’t lower his hand. “You mind telling us who you are?”</w:t>
      </w:r>
    </w:p>
    <w:p w14:paraId="4AB666FF" w14:textId="77777777" w:rsidR="00862428" w:rsidRPr="00D95959" w:rsidRDefault="00862428" w:rsidP="00862428">
      <w:pPr>
        <w:rPr>
          <w:rFonts w:cstheme="minorHAnsi"/>
          <w:sz w:val="24"/>
          <w:szCs w:val="24"/>
        </w:rPr>
      </w:pPr>
      <w:r w:rsidRPr="00D95959">
        <w:rPr>
          <w:rFonts w:cstheme="minorHAnsi"/>
          <w:sz w:val="24"/>
          <w:szCs w:val="24"/>
        </w:rPr>
        <w:t>Merrow blinked, as if surprised that needed saying.</w:t>
      </w:r>
    </w:p>
    <w:p w14:paraId="529A0E7A" w14:textId="77777777" w:rsidR="00862428" w:rsidRPr="00D95959" w:rsidRDefault="00862428" w:rsidP="00862428">
      <w:pPr>
        <w:rPr>
          <w:rFonts w:cstheme="minorHAnsi"/>
          <w:sz w:val="24"/>
          <w:szCs w:val="24"/>
        </w:rPr>
      </w:pPr>
      <w:r w:rsidRPr="00D95959">
        <w:rPr>
          <w:rFonts w:cstheme="minorHAnsi"/>
          <w:sz w:val="24"/>
          <w:szCs w:val="24"/>
        </w:rPr>
        <w:t>“Of course,” he said, turning the chair fully now. “My name is Doctor Ilyan Merrow.”</w:t>
      </w:r>
    </w:p>
    <w:p w14:paraId="7B2A4B90" w14:textId="77777777" w:rsidR="00862428" w:rsidRPr="00D95959" w:rsidRDefault="00862428" w:rsidP="00862428">
      <w:pPr>
        <w:rPr>
          <w:rFonts w:cstheme="minorHAnsi"/>
          <w:sz w:val="24"/>
          <w:szCs w:val="24"/>
        </w:rPr>
      </w:pPr>
      <w:r w:rsidRPr="00D95959">
        <w:rPr>
          <w:rFonts w:cstheme="minorHAnsi"/>
          <w:sz w:val="24"/>
          <w:szCs w:val="24"/>
        </w:rPr>
        <w:t>His eyes flicked briefly to Sael, then to Ted, lingering there a fraction longer—not in appraisal, but in a kind of recognition that made Sael’s stomach tighten.</w:t>
      </w:r>
    </w:p>
    <w:p w14:paraId="20A1CD13" w14:textId="77777777" w:rsidR="00862428" w:rsidRPr="00D95959" w:rsidRDefault="00862428" w:rsidP="00862428">
      <w:pPr>
        <w:rPr>
          <w:rFonts w:cstheme="minorHAnsi"/>
          <w:sz w:val="24"/>
          <w:szCs w:val="24"/>
        </w:rPr>
      </w:pPr>
      <w:r w:rsidRPr="00D95959">
        <w:rPr>
          <w:rFonts w:cstheme="minorHAnsi"/>
          <w:sz w:val="24"/>
          <w:szCs w:val="24"/>
        </w:rPr>
        <w:lastRenderedPageBreak/>
        <w:t>“I’ve been waiting for you,” he added.</w:t>
      </w:r>
    </w:p>
    <w:p w14:paraId="7A450BD2" w14:textId="77777777" w:rsidR="00862428" w:rsidRPr="00D95959" w:rsidRDefault="00862428" w:rsidP="00862428">
      <w:pPr>
        <w:rPr>
          <w:rFonts w:cstheme="minorHAnsi"/>
          <w:sz w:val="24"/>
          <w:szCs w:val="24"/>
        </w:rPr>
      </w:pPr>
      <w:r w:rsidRPr="00D95959">
        <w:rPr>
          <w:rFonts w:cstheme="minorHAnsi"/>
          <w:sz w:val="24"/>
          <w:szCs w:val="24"/>
        </w:rPr>
        <w:t>Sael felt the floor tilt beneath her, just slightly.</w:t>
      </w:r>
    </w:p>
    <w:p w14:paraId="45E360CA" w14:textId="77777777" w:rsidR="00862428" w:rsidRPr="00D95959" w:rsidRDefault="00862428" w:rsidP="00862428">
      <w:pPr>
        <w:rPr>
          <w:rFonts w:cstheme="minorHAnsi"/>
          <w:sz w:val="24"/>
          <w:szCs w:val="24"/>
        </w:rPr>
      </w:pPr>
      <w:r w:rsidRPr="00D95959">
        <w:rPr>
          <w:rFonts w:cstheme="minorHAnsi"/>
          <w:sz w:val="24"/>
          <w:szCs w:val="24"/>
        </w:rPr>
        <w:t>“Waiting,” Mosby repeated. “For us specifically?”</w:t>
      </w:r>
    </w:p>
    <w:p w14:paraId="3F04F5A2" w14:textId="77777777" w:rsidR="00862428" w:rsidRPr="00D95959" w:rsidRDefault="00862428" w:rsidP="00862428">
      <w:pPr>
        <w:rPr>
          <w:rFonts w:cstheme="minorHAnsi"/>
          <w:sz w:val="24"/>
          <w:szCs w:val="24"/>
        </w:rPr>
      </w:pPr>
      <w:r w:rsidRPr="00D95959">
        <w:rPr>
          <w:rFonts w:cstheme="minorHAnsi"/>
          <w:sz w:val="24"/>
          <w:szCs w:val="24"/>
        </w:rPr>
        <w:t>Merrow’s smile didn’t fade, but it changed shape. Less pleased. More precise.</w:t>
      </w:r>
    </w:p>
    <w:p w14:paraId="3C500FEF" w14:textId="77777777" w:rsidR="00862428" w:rsidRPr="00D95959" w:rsidRDefault="00862428" w:rsidP="00862428">
      <w:pPr>
        <w:rPr>
          <w:rFonts w:cstheme="minorHAnsi"/>
          <w:sz w:val="24"/>
          <w:szCs w:val="24"/>
        </w:rPr>
      </w:pPr>
      <w:r w:rsidRPr="00D95959">
        <w:rPr>
          <w:rFonts w:cstheme="minorHAnsi"/>
          <w:sz w:val="24"/>
          <w:szCs w:val="24"/>
        </w:rPr>
        <w:t>“For the situation,” he said carefully. “For the convergence that finally made it unavoidable.”</w:t>
      </w:r>
    </w:p>
    <w:p w14:paraId="6680139F" w14:textId="77777777" w:rsidR="00862428" w:rsidRPr="00D95959" w:rsidRDefault="00862428" w:rsidP="00862428">
      <w:pPr>
        <w:rPr>
          <w:rFonts w:cstheme="minorHAnsi"/>
          <w:sz w:val="24"/>
          <w:szCs w:val="24"/>
        </w:rPr>
      </w:pPr>
      <w:r w:rsidRPr="00D95959">
        <w:rPr>
          <w:rFonts w:cstheme="minorHAnsi"/>
          <w:sz w:val="24"/>
          <w:szCs w:val="24"/>
        </w:rPr>
        <w:t>Mosby’s eyes narrowed. “You’ve got a lot of nerve using that word in my face.”</w:t>
      </w:r>
    </w:p>
    <w:p w14:paraId="5A7DA5C2" w14:textId="77777777" w:rsidR="00862428" w:rsidRPr="00D95959" w:rsidRDefault="00862428" w:rsidP="00862428">
      <w:pPr>
        <w:rPr>
          <w:rFonts w:cstheme="minorHAnsi"/>
          <w:sz w:val="24"/>
          <w:szCs w:val="24"/>
        </w:rPr>
      </w:pPr>
      <w:r w:rsidRPr="00D95959">
        <w:rPr>
          <w:rFonts w:cstheme="minorHAnsi"/>
          <w:sz w:val="24"/>
          <w:szCs w:val="24"/>
        </w:rPr>
        <w:t>Merrow lifted one hand, palm up, as if offering an apology he didn’t intend to feel.</w:t>
      </w:r>
    </w:p>
    <w:p w14:paraId="214CEC01" w14:textId="77777777" w:rsidR="00862428" w:rsidRPr="00D95959" w:rsidRDefault="00862428" w:rsidP="00862428">
      <w:pPr>
        <w:rPr>
          <w:rFonts w:cstheme="minorHAnsi"/>
          <w:sz w:val="24"/>
          <w:szCs w:val="24"/>
        </w:rPr>
      </w:pPr>
      <w:r w:rsidRPr="00D95959">
        <w:rPr>
          <w:rFonts w:cstheme="minorHAnsi"/>
          <w:sz w:val="24"/>
          <w:szCs w:val="24"/>
        </w:rPr>
        <w:t>“It is the cleanest term,” he said. “And cleanliness matters, when people arrive carrying… misunderstandings.”</w:t>
      </w:r>
    </w:p>
    <w:p w14:paraId="1F06A4C1" w14:textId="77777777" w:rsidR="00862428" w:rsidRPr="00D95959" w:rsidRDefault="00862428" w:rsidP="00862428">
      <w:pPr>
        <w:rPr>
          <w:rFonts w:cstheme="minorHAnsi"/>
          <w:sz w:val="24"/>
          <w:szCs w:val="24"/>
        </w:rPr>
      </w:pPr>
      <w:r w:rsidRPr="00D95959">
        <w:rPr>
          <w:rFonts w:cstheme="minorHAnsi"/>
          <w:sz w:val="24"/>
          <w:szCs w:val="24"/>
        </w:rPr>
        <w:t>Sael’s throat tightened. “What misunderstandings.”</w:t>
      </w:r>
    </w:p>
    <w:p w14:paraId="5CEB310A" w14:textId="77777777" w:rsidR="00862428" w:rsidRPr="00D95959" w:rsidRDefault="00862428" w:rsidP="00862428">
      <w:pPr>
        <w:rPr>
          <w:rFonts w:cstheme="minorHAnsi"/>
          <w:sz w:val="24"/>
          <w:szCs w:val="24"/>
        </w:rPr>
      </w:pPr>
      <w:r w:rsidRPr="00D95959">
        <w:rPr>
          <w:rFonts w:cstheme="minorHAnsi"/>
          <w:sz w:val="24"/>
          <w:szCs w:val="24"/>
        </w:rPr>
        <w:t>Merrow looked at her again, and this time the warmth in his expression held—but the ease didn’t.</w:t>
      </w:r>
    </w:p>
    <w:p w14:paraId="45C53DED" w14:textId="77777777" w:rsidR="00862428" w:rsidRPr="00D95959" w:rsidRDefault="00862428" w:rsidP="00862428">
      <w:pPr>
        <w:rPr>
          <w:rFonts w:cstheme="minorHAnsi"/>
          <w:sz w:val="24"/>
          <w:szCs w:val="24"/>
        </w:rPr>
      </w:pPr>
      <w:r w:rsidRPr="00D95959">
        <w:rPr>
          <w:rFonts w:cstheme="minorHAnsi"/>
          <w:sz w:val="24"/>
          <w:szCs w:val="24"/>
        </w:rPr>
        <w:t>“That you came here to find a thing,” he said softly. “When what you are standing in front of is a choice.”</w:t>
      </w:r>
    </w:p>
    <w:p w14:paraId="3AE57927" w14:textId="77777777" w:rsidR="00862428" w:rsidRPr="00D95959" w:rsidRDefault="00862428" w:rsidP="00862428">
      <w:pPr>
        <w:rPr>
          <w:rFonts w:cstheme="minorHAnsi"/>
          <w:sz w:val="24"/>
          <w:szCs w:val="24"/>
        </w:rPr>
      </w:pPr>
      <w:r w:rsidRPr="00D95959">
        <w:rPr>
          <w:rFonts w:cstheme="minorHAnsi"/>
          <w:sz w:val="24"/>
          <w:szCs w:val="24"/>
        </w:rPr>
        <w:t>Mosby shifted his weight—small, controlled—centering himself between Sael and Ted without thinking.</w:t>
      </w:r>
    </w:p>
    <w:p w14:paraId="10658EA9" w14:textId="77777777" w:rsidR="00862428" w:rsidRPr="00D95959" w:rsidRDefault="00862428" w:rsidP="00862428">
      <w:pPr>
        <w:rPr>
          <w:rFonts w:cstheme="minorHAnsi"/>
          <w:sz w:val="24"/>
          <w:szCs w:val="24"/>
        </w:rPr>
      </w:pPr>
      <w:r w:rsidRPr="00D95959">
        <w:rPr>
          <w:rFonts w:cstheme="minorHAnsi"/>
          <w:sz w:val="24"/>
          <w:szCs w:val="24"/>
        </w:rPr>
        <w:t>“Start over,” he said. “Tell us what this place is. And why you opened the door.”</w:t>
      </w:r>
    </w:p>
    <w:p w14:paraId="231E936E" w14:textId="77777777" w:rsidR="00862428" w:rsidRPr="00D95959" w:rsidRDefault="00862428" w:rsidP="00862428">
      <w:pPr>
        <w:rPr>
          <w:rFonts w:cstheme="minorHAnsi"/>
          <w:sz w:val="24"/>
          <w:szCs w:val="24"/>
        </w:rPr>
      </w:pPr>
      <w:r w:rsidRPr="00D95959">
        <w:rPr>
          <w:rFonts w:cstheme="minorHAnsi"/>
          <w:sz w:val="24"/>
          <w:szCs w:val="24"/>
        </w:rPr>
        <w:t>Merrow’s gaze moved to Mosby’s sidearm. Not alarmed. Not impressed.</w:t>
      </w:r>
    </w:p>
    <w:p w14:paraId="670AB8FA" w14:textId="77777777" w:rsidR="00862428" w:rsidRPr="00D95959" w:rsidRDefault="00862428" w:rsidP="00862428">
      <w:pPr>
        <w:rPr>
          <w:rFonts w:cstheme="minorHAnsi"/>
          <w:sz w:val="24"/>
          <w:szCs w:val="24"/>
        </w:rPr>
      </w:pPr>
      <w:r w:rsidRPr="00D95959">
        <w:rPr>
          <w:rFonts w:cstheme="minorHAnsi"/>
          <w:sz w:val="24"/>
          <w:szCs w:val="24"/>
        </w:rPr>
        <w:t>Then back to Mosby’s face.</w:t>
      </w:r>
    </w:p>
    <w:p w14:paraId="21673CBE" w14:textId="77777777" w:rsidR="00862428" w:rsidRPr="00D95959" w:rsidRDefault="00862428" w:rsidP="00862428">
      <w:pPr>
        <w:rPr>
          <w:rFonts w:cstheme="minorHAnsi"/>
          <w:sz w:val="24"/>
          <w:szCs w:val="24"/>
        </w:rPr>
      </w:pPr>
      <w:r w:rsidRPr="00D95959">
        <w:rPr>
          <w:rFonts w:cstheme="minorHAnsi"/>
          <w:sz w:val="24"/>
          <w:szCs w:val="24"/>
        </w:rPr>
        <w:t>“Because,” he said, “if you keep drifting in the dark, you will be caught by people who think they can turn your lives into an entry on a ledger.”</w:t>
      </w:r>
    </w:p>
    <w:p w14:paraId="10920A69" w14:textId="77777777" w:rsidR="00862428" w:rsidRPr="00D95959" w:rsidRDefault="00862428" w:rsidP="00862428">
      <w:pPr>
        <w:rPr>
          <w:rFonts w:cstheme="minorHAnsi"/>
          <w:sz w:val="24"/>
          <w:szCs w:val="24"/>
        </w:rPr>
      </w:pPr>
      <w:r w:rsidRPr="00D95959">
        <w:rPr>
          <w:rFonts w:cstheme="minorHAnsi"/>
          <w:sz w:val="24"/>
          <w:szCs w:val="24"/>
        </w:rPr>
        <w:t>Sael felt Ted go still beside her. Not surprise.</w:t>
      </w:r>
    </w:p>
    <w:p w14:paraId="4DA61943" w14:textId="77777777" w:rsidR="00862428" w:rsidRPr="00D95959" w:rsidRDefault="00862428" w:rsidP="00862428">
      <w:pPr>
        <w:rPr>
          <w:rFonts w:cstheme="minorHAnsi"/>
          <w:sz w:val="24"/>
          <w:szCs w:val="24"/>
        </w:rPr>
      </w:pPr>
      <w:r w:rsidRPr="00D95959">
        <w:rPr>
          <w:rFonts w:cstheme="minorHAnsi"/>
          <w:sz w:val="24"/>
          <w:szCs w:val="24"/>
        </w:rPr>
        <w:t>Confirmation.</w:t>
      </w:r>
    </w:p>
    <w:p w14:paraId="7824053D" w14:textId="77777777" w:rsidR="00862428" w:rsidRPr="00D95959" w:rsidRDefault="00862428" w:rsidP="00862428">
      <w:pPr>
        <w:rPr>
          <w:rFonts w:cstheme="minorHAnsi"/>
          <w:sz w:val="24"/>
          <w:szCs w:val="24"/>
        </w:rPr>
      </w:pPr>
      <w:r w:rsidRPr="00D95959">
        <w:rPr>
          <w:rFonts w:cstheme="minorHAnsi"/>
          <w:sz w:val="24"/>
          <w:szCs w:val="24"/>
        </w:rPr>
        <w:t>“And because,” Merrow added, voice lowering a fraction, “you were never going to find the Caretaker by chasing it.”</w:t>
      </w:r>
    </w:p>
    <w:p w14:paraId="18E9F690" w14:textId="77777777" w:rsidR="00862428" w:rsidRPr="00D95959" w:rsidRDefault="00862428" w:rsidP="00862428">
      <w:pPr>
        <w:rPr>
          <w:rFonts w:cstheme="minorHAnsi"/>
          <w:sz w:val="24"/>
          <w:szCs w:val="24"/>
        </w:rPr>
      </w:pPr>
      <w:r w:rsidRPr="00D95959">
        <w:rPr>
          <w:rFonts w:cstheme="minorHAnsi"/>
          <w:sz w:val="24"/>
          <w:szCs w:val="24"/>
        </w:rPr>
        <w:t>Mosby’s jaw tightened.</w:t>
      </w:r>
    </w:p>
    <w:p w14:paraId="62A4C076" w14:textId="77777777" w:rsidR="00862428" w:rsidRPr="00D95959" w:rsidRDefault="00862428" w:rsidP="00862428">
      <w:pPr>
        <w:rPr>
          <w:rFonts w:cstheme="minorHAnsi"/>
          <w:sz w:val="24"/>
          <w:szCs w:val="24"/>
        </w:rPr>
      </w:pPr>
      <w:r w:rsidRPr="00D95959">
        <w:rPr>
          <w:rFonts w:cstheme="minorHAnsi"/>
          <w:sz w:val="24"/>
          <w:szCs w:val="24"/>
        </w:rPr>
        <w:lastRenderedPageBreak/>
        <w:t>“Then how do we find it,” he asked.</w:t>
      </w:r>
    </w:p>
    <w:p w14:paraId="65785A03" w14:textId="77777777" w:rsidR="00862428" w:rsidRPr="00D95959" w:rsidRDefault="00862428" w:rsidP="00862428">
      <w:pPr>
        <w:rPr>
          <w:rFonts w:cstheme="minorHAnsi"/>
          <w:sz w:val="24"/>
          <w:szCs w:val="24"/>
        </w:rPr>
      </w:pPr>
      <w:r w:rsidRPr="00D95959">
        <w:rPr>
          <w:rFonts w:cstheme="minorHAnsi"/>
          <w:sz w:val="24"/>
          <w:szCs w:val="24"/>
        </w:rPr>
        <w:t>Merrow’s smile returned, smaller now.</w:t>
      </w:r>
    </w:p>
    <w:p w14:paraId="55221B8D" w14:textId="77777777" w:rsidR="00862428" w:rsidRPr="00D95959" w:rsidRDefault="00862428" w:rsidP="00862428">
      <w:pPr>
        <w:rPr>
          <w:rFonts w:cstheme="minorHAnsi"/>
          <w:sz w:val="24"/>
          <w:szCs w:val="24"/>
        </w:rPr>
      </w:pPr>
      <w:r w:rsidRPr="00D95959">
        <w:rPr>
          <w:rFonts w:cstheme="minorHAnsi"/>
          <w:sz w:val="24"/>
          <w:szCs w:val="24"/>
        </w:rPr>
        <w:t>“You don’t,” he said. “You stop. And you let it decide whether you are worth answering.”</w:t>
      </w:r>
    </w:p>
    <w:p w14:paraId="1887D0BC" w14:textId="77777777" w:rsidR="00862428" w:rsidRPr="00D95959" w:rsidRDefault="00862428" w:rsidP="00862428">
      <w:pPr>
        <w:rPr>
          <w:rFonts w:cstheme="minorHAnsi"/>
          <w:sz w:val="24"/>
          <w:szCs w:val="24"/>
        </w:rPr>
      </w:pPr>
      <w:r w:rsidRPr="00D95959">
        <w:rPr>
          <w:rFonts w:cstheme="minorHAnsi"/>
          <w:sz w:val="24"/>
          <w:szCs w:val="24"/>
        </w:rPr>
        <w:t>Ted stepped forward half a pace, head tilted.</w:t>
      </w:r>
    </w:p>
    <w:p w14:paraId="2D5F6DFA" w14:textId="77777777" w:rsidR="00862428" w:rsidRPr="00D95959" w:rsidRDefault="00862428" w:rsidP="00862428">
      <w:pPr>
        <w:rPr>
          <w:rFonts w:cstheme="minorHAnsi"/>
          <w:sz w:val="24"/>
          <w:szCs w:val="24"/>
        </w:rPr>
      </w:pPr>
      <w:r w:rsidRPr="00D95959">
        <w:rPr>
          <w:rFonts w:cstheme="minorHAnsi"/>
          <w:sz w:val="24"/>
          <w:szCs w:val="24"/>
        </w:rPr>
        <w:t>“Friend Mosby,” he said quietly, “I believe this is the point at which our situation becomes… complicated.”</w:t>
      </w:r>
    </w:p>
    <w:p w14:paraId="410AD3B5" w14:textId="77777777" w:rsidR="00862428" w:rsidRPr="00D95959" w:rsidRDefault="00862428" w:rsidP="00862428">
      <w:pPr>
        <w:rPr>
          <w:rFonts w:cstheme="minorHAnsi"/>
          <w:sz w:val="24"/>
          <w:szCs w:val="24"/>
        </w:rPr>
      </w:pPr>
      <w:r w:rsidRPr="00D95959">
        <w:rPr>
          <w:rFonts w:cstheme="minorHAnsi"/>
          <w:sz w:val="24"/>
          <w:szCs w:val="24"/>
        </w:rPr>
        <w:t>Merrow’s smile deepened, not unkindly.</w:t>
      </w:r>
    </w:p>
    <w:p w14:paraId="57688FF5" w14:textId="77777777" w:rsidR="00862428" w:rsidRPr="00303D85" w:rsidRDefault="00862428" w:rsidP="00862428">
      <w:pPr>
        <w:rPr>
          <w:rFonts w:cstheme="minorHAnsi"/>
          <w:sz w:val="24"/>
          <w:szCs w:val="24"/>
        </w:rPr>
      </w:pPr>
      <w:r w:rsidRPr="00D95959">
        <w:rPr>
          <w:rFonts w:cstheme="minorHAnsi"/>
          <w:sz w:val="24"/>
          <w:szCs w:val="24"/>
        </w:rPr>
        <w:t>“Oh,” he said. “It already was.”</w:t>
      </w:r>
    </w:p>
    <w:p w14:paraId="61679599" w14:textId="77777777" w:rsidR="00862428" w:rsidRPr="00BF2DE9" w:rsidRDefault="00862428" w:rsidP="00862428">
      <w:pPr>
        <w:rPr>
          <w:rFonts w:cstheme="minorHAnsi"/>
          <w:sz w:val="24"/>
          <w:szCs w:val="24"/>
        </w:rPr>
      </w:pPr>
      <w:r w:rsidRPr="00BF2DE9">
        <w:rPr>
          <w:rFonts w:cstheme="minorHAnsi"/>
          <w:sz w:val="24"/>
          <w:szCs w:val="24"/>
        </w:rPr>
        <w:t>Sael stepped forward before Mosby could speak again.</w:t>
      </w:r>
    </w:p>
    <w:p w14:paraId="5DE3087D" w14:textId="7A4C1DF4" w:rsidR="00862428" w:rsidRPr="00BF2DE9" w:rsidRDefault="00862428" w:rsidP="00862428">
      <w:pPr>
        <w:rPr>
          <w:rFonts w:cstheme="minorHAnsi"/>
          <w:sz w:val="24"/>
          <w:szCs w:val="24"/>
        </w:rPr>
      </w:pPr>
      <w:r w:rsidRPr="00BF2DE9">
        <w:rPr>
          <w:rFonts w:cstheme="minorHAnsi"/>
          <w:sz w:val="24"/>
          <w:szCs w:val="24"/>
        </w:rPr>
        <w:t>Her sidearm was still low, but her posture had changed —shoulders squared, chin lifted, the quiet authority of someone accustomed to rooms yielding when she entered them.</w:t>
      </w:r>
    </w:p>
    <w:p w14:paraId="69C9918D" w14:textId="77777777" w:rsidR="00862428" w:rsidRPr="00BF2DE9" w:rsidRDefault="00862428" w:rsidP="00862428">
      <w:pPr>
        <w:rPr>
          <w:rFonts w:cstheme="minorHAnsi"/>
          <w:sz w:val="24"/>
          <w:szCs w:val="24"/>
        </w:rPr>
      </w:pPr>
      <w:r w:rsidRPr="00BF2DE9">
        <w:rPr>
          <w:rFonts w:cstheme="minorHAnsi"/>
          <w:sz w:val="24"/>
          <w:szCs w:val="24"/>
        </w:rPr>
        <w:t xml:space="preserve">“Doctor Merrow,” she said, “this facility is under emergency review authority of the </w:t>
      </w:r>
      <w:proofErr w:type="spellStart"/>
      <w:r w:rsidRPr="00BF2DE9">
        <w:rPr>
          <w:rFonts w:cstheme="minorHAnsi"/>
          <w:sz w:val="24"/>
          <w:szCs w:val="24"/>
        </w:rPr>
        <w:t>Thalean</w:t>
      </w:r>
      <w:proofErr w:type="spellEnd"/>
      <w:r w:rsidRPr="00BF2DE9">
        <w:rPr>
          <w:rFonts w:cstheme="minorHAnsi"/>
          <w:sz w:val="24"/>
          <w:szCs w:val="24"/>
        </w:rPr>
        <w:t xml:space="preserve"> Consular Service. I need to know what you’re doing here and what you’re guarding.”</w:t>
      </w:r>
    </w:p>
    <w:p w14:paraId="74E1CEDF" w14:textId="77777777" w:rsidR="00862428" w:rsidRPr="00BF2DE9" w:rsidRDefault="00862428" w:rsidP="00862428">
      <w:pPr>
        <w:rPr>
          <w:rFonts w:cstheme="minorHAnsi"/>
          <w:sz w:val="24"/>
          <w:szCs w:val="24"/>
        </w:rPr>
      </w:pPr>
      <w:r w:rsidRPr="00BF2DE9">
        <w:rPr>
          <w:rFonts w:cstheme="minorHAnsi"/>
          <w:sz w:val="24"/>
          <w:szCs w:val="24"/>
        </w:rPr>
        <w:t>Mosby glanced at her, just slightly.</w:t>
      </w:r>
    </w:p>
    <w:p w14:paraId="15CA3C7F" w14:textId="55260144" w:rsidR="00862428" w:rsidRPr="00BF2DE9" w:rsidRDefault="00862428" w:rsidP="00862428">
      <w:pPr>
        <w:rPr>
          <w:rFonts w:cstheme="minorHAnsi"/>
          <w:sz w:val="24"/>
          <w:szCs w:val="24"/>
        </w:rPr>
      </w:pPr>
      <w:r w:rsidRPr="00BF2DE9">
        <w:rPr>
          <w:rFonts w:cstheme="minorHAnsi"/>
          <w:sz w:val="24"/>
          <w:szCs w:val="24"/>
        </w:rPr>
        <w:t>There it was—that other register in her voice.</w:t>
      </w:r>
      <w:r w:rsidRPr="00BF2DE9">
        <w:rPr>
          <w:rFonts w:cstheme="minorHAnsi"/>
          <w:sz w:val="24"/>
          <w:szCs w:val="24"/>
        </w:rPr>
        <w:br/>
        <w:t>The one that came out when she stopped being Sael and became something else.</w:t>
      </w:r>
    </w:p>
    <w:p w14:paraId="0A7F94CE" w14:textId="77777777" w:rsidR="00862428" w:rsidRPr="00BF2DE9" w:rsidRDefault="00862428" w:rsidP="00862428">
      <w:pPr>
        <w:rPr>
          <w:rFonts w:cstheme="minorHAnsi"/>
          <w:sz w:val="24"/>
          <w:szCs w:val="24"/>
        </w:rPr>
      </w:pPr>
      <w:r w:rsidRPr="00BF2DE9">
        <w:rPr>
          <w:rFonts w:cstheme="minorHAnsi"/>
          <w:sz w:val="24"/>
          <w:szCs w:val="24"/>
        </w:rPr>
        <w:t xml:space="preserve">Merrow didn’t seem alarmed. If anything, he looked </w:t>
      </w:r>
      <w:del w:id="1" w:author="Unknown">
        <w:r w:rsidRPr="00BF2DE9">
          <w:rPr>
            <w:rFonts w:cstheme="minorHAnsi"/>
            <w:sz w:val="24"/>
            <w:szCs w:val="24"/>
          </w:rPr>
          <w:delText>…</w:delText>
        </w:r>
      </w:del>
      <w:r w:rsidRPr="00BF2DE9">
        <w:rPr>
          <w:rFonts w:cstheme="minorHAnsi"/>
          <w:sz w:val="24"/>
          <w:szCs w:val="24"/>
        </w:rPr>
        <w:t xml:space="preserve"> tired.</w:t>
      </w:r>
    </w:p>
    <w:p w14:paraId="5B7C4CF2" w14:textId="77777777" w:rsidR="00862428" w:rsidRPr="00BF2DE9" w:rsidRDefault="00862428" w:rsidP="00862428">
      <w:pPr>
        <w:rPr>
          <w:rFonts w:cstheme="minorHAnsi"/>
          <w:sz w:val="24"/>
          <w:szCs w:val="24"/>
        </w:rPr>
      </w:pPr>
      <w:r w:rsidRPr="00BF2DE9">
        <w:rPr>
          <w:rFonts w:cstheme="minorHAnsi"/>
          <w:sz w:val="24"/>
          <w:szCs w:val="24"/>
        </w:rPr>
        <w:t>“I live here,” he said gently. “As for what I’m guarding—”</w:t>
      </w:r>
    </w:p>
    <w:p w14:paraId="4AA0BCE6" w14:textId="77777777" w:rsidR="00862428" w:rsidRPr="00BF2DE9" w:rsidRDefault="00862428" w:rsidP="00862428">
      <w:pPr>
        <w:rPr>
          <w:rFonts w:cstheme="minorHAnsi"/>
          <w:sz w:val="24"/>
          <w:szCs w:val="24"/>
        </w:rPr>
      </w:pPr>
      <w:r w:rsidRPr="00BF2DE9">
        <w:rPr>
          <w:rFonts w:cstheme="minorHAnsi"/>
          <w:sz w:val="24"/>
          <w:szCs w:val="24"/>
        </w:rPr>
        <w:t>“That’s not optional,” Sael cut in. “We have reason to believe this site contains a classified construct of extreme strategic significance. If that’s true, it needs to be transferred to secure custody immediately.”</w:t>
      </w:r>
    </w:p>
    <w:p w14:paraId="137BAD5B" w14:textId="77777777" w:rsidR="00862428" w:rsidRPr="00BF2DE9" w:rsidRDefault="00862428" w:rsidP="00862428">
      <w:pPr>
        <w:rPr>
          <w:rFonts w:cstheme="minorHAnsi"/>
          <w:sz w:val="24"/>
          <w:szCs w:val="24"/>
        </w:rPr>
      </w:pPr>
      <w:r w:rsidRPr="00BF2DE9">
        <w:rPr>
          <w:rFonts w:cstheme="minorHAnsi"/>
          <w:sz w:val="24"/>
          <w:szCs w:val="24"/>
        </w:rPr>
        <w:t>Ted’s head turned toward her.</w:t>
      </w:r>
      <w:r w:rsidRPr="00BF2DE9">
        <w:rPr>
          <w:rFonts w:cstheme="minorHAnsi"/>
          <w:sz w:val="24"/>
          <w:szCs w:val="24"/>
        </w:rPr>
        <w:br/>
        <w:t>Mosby’s jaw tightened.</w:t>
      </w:r>
    </w:p>
    <w:p w14:paraId="0AB641D2" w14:textId="77777777" w:rsidR="00862428" w:rsidRPr="00BF2DE9" w:rsidRDefault="00862428" w:rsidP="00862428">
      <w:pPr>
        <w:rPr>
          <w:rFonts w:cstheme="minorHAnsi"/>
          <w:sz w:val="24"/>
          <w:szCs w:val="24"/>
        </w:rPr>
      </w:pPr>
      <w:r w:rsidRPr="00BF2DE9">
        <w:rPr>
          <w:rFonts w:cstheme="minorHAnsi"/>
          <w:sz w:val="24"/>
          <w:szCs w:val="24"/>
        </w:rPr>
        <w:t xml:space="preserve">Merrow studied her for a long moment, not offended, not defensive. Just </w:t>
      </w:r>
      <w:del w:id="2" w:author="Unknown">
        <w:r w:rsidRPr="00BF2DE9">
          <w:rPr>
            <w:rFonts w:cstheme="minorHAnsi"/>
            <w:sz w:val="24"/>
            <w:szCs w:val="24"/>
          </w:rPr>
          <w:delText>…</w:delText>
        </w:r>
      </w:del>
      <w:r w:rsidRPr="00BF2DE9">
        <w:rPr>
          <w:rFonts w:cstheme="minorHAnsi"/>
          <w:sz w:val="24"/>
          <w:szCs w:val="24"/>
        </w:rPr>
        <w:t xml:space="preserve"> measuring.</w:t>
      </w:r>
    </w:p>
    <w:p w14:paraId="0D07CCE4" w14:textId="77777777" w:rsidR="00862428" w:rsidRPr="00BF2DE9" w:rsidRDefault="00862428" w:rsidP="00862428">
      <w:pPr>
        <w:rPr>
          <w:rFonts w:cstheme="minorHAnsi"/>
          <w:sz w:val="24"/>
          <w:szCs w:val="24"/>
        </w:rPr>
      </w:pPr>
      <w:r w:rsidRPr="00BF2DE9">
        <w:rPr>
          <w:rFonts w:cstheme="minorHAnsi"/>
          <w:sz w:val="24"/>
          <w:szCs w:val="24"/>
        </w:rPr>
        <w:t>“You believe it’s an object,” he said quietly.</w:t>
      </w:r>
    </w:p>
    <w:p w14:paraId="7F4BF1C2" w14:textId="77777777" w:rsidR="00862428" w:rsidRPr="00BF2DE9" w:rsidRDefault="00862428" w:rsidP="00862428">
      <w:pPr>
        <w:rPr>
          <w:rFonts w:cstheme="minorHAnsi"/>
          <w:sz w:val="24"/>
          <w:szCs w:val="24"/>
        </w:rPr>
      </w:pPr>
      <w:r w:rsidRPr="00BF2DE9">
        <w:rPr>
          <w:rFonts w:cstheme="minorHAnsi"/>
          <w:sz w:val="24"/>
          <w:szCs w:val="24"/>
        </w:rPr>
        <w:t>Sael held his gaze. “I believe it’s dangerous in the wrong hands.”</w:t>
      </w:r>
    </w:p>
    <w:p w14:paraId="1F86A2C1" w14:textId="77777777" w:rsidR="00862428" w:rsidRPr="00BF2DE9" w:rsidRDefault="00862428" w:rsidP="00862428">
      <w:pPr>
        <w:rPr>
          <w:rFonts w:cstheme="minorHAnsi"/>
          <w:sz w:val="24"/>
          <w:szCs w:val="24"/>
        </w:rPr>
      </w:pPr>
      <w:r w:rsidRPr="00BF2DE9">
        <w:rPr>
          <w:rFonts w:cstheme="minorHAnsi"/>
          <w:sz w:val="24"/>
          <w:szCs w:val="24"/>
        </w:rPr>
        <w:t>“And you believe yours are the right ones.”</w:t>
      </w:r>
    </w:p>
    <w:p w14:paraId="0B1E8295" w14:textId="07C68334" w:rsidR="00862428" w:rsidRPr="00BF2DE9" w:rsidRDefault="00862428" w:rsidP="00862428">
      <w:pPr>
        <w:rPr>
          <w:rFonts w:cstheme="minorHAnsi"/>
          <w:sz w:val="24"/>
          <w:szCs w:val="24"/>
        </w:rPr>
      </w:pPr>
      <w:r w:rsidRPr="00BF2DE9">
        <w:rPr>
          <w:rFonts w:cstheme="minorHAnsi"/>
          <w:sz w:val="24"/>
          <w:szCs w:val="24"/>
        </w:rPr>
        <w:lastRenderedPageBreak/>
        <w:t>A flicker in her expression —gone almost before it could be named.</w:t>
      </w:r>
    </w:p>
    <w:p w14:paraId="2C845802" w14:textId="77777777" w:rsidR="00862428" w:rsidRPr="00BF2DE9" w:rsidRDefault="00862428" w:rsidP="00862428">
      <w:pPr>
        <w:rPr>
          <w:rFonts w:cstheme="minorHAnsi"/>
          <w:sz w:val="24"/>
          <w:szCs w:val="24"/>
        </w:rPr>
      </w:pPr>
      <w:r w:rsidRPr="00BF2DE9">
        <w:rPr>
          <w:rFonts w:cstheme="minorHAnsi"/>
          <w:sz w:val="24"/>
          <w:szCs w:val="24"/>
        </w:rPr>
        <w:t>“I believe,” she said carefully, “that it should be overseen by people who understand consequences.”</w:t>
      </w:r>
    </w:p>
    <w:p w14:paraId="6C31224F" w14:textId="77777777" w:rsidR="00862428" w:rsidRPr="00BF2DE9" w:rsidRDefault="00862428" w:rsidP="00862428">
      <w:pPr>
        <w:rPr>
          <w:rFonts w:cstheme="minorHAnsi"/>
          <w:sz w:val="24"/>
          <w:szCs w:val="24"/>
        </w:rPr>
      </w:pPr>
      <w:r w:rsidRPr="00BF2DE9">
        <w:rPr>
          <w:rFonts w:cstheme="minorHAnsi"/>
          <w:sz w:val="24"/>
          <w:szCs w:val="24"/>
        </w:rPr>
        <w:t>Mosby let out a soft breath through his nose.</w:t>
      </w:r>
    </w:p>
    <w:p w14:paraId="33FE2BE2" w14:textId="77777777" w:rsidR="00862428" w:rsidRPr="00BF2DE9" w:rsidRDefault="00862428" w:rsidP="00862428">
      <w:pPr>
        <w:rPr>
          <w:rFonts w:cstheme="minorHAnsi"/>
          <w:sz w:val="24"/>
          <w:szCs w:val="24"/>
        </w:rPr>
      </w:pPr>
      <w:r w:rsidRPr="00BF2DE9">
        <w:rPr>
          <w:rFonts w:cstheme="minorHAnsi"/>
          <w:sz w:val="24"/>
          <w:szCs w:val="24"/>
        </w:rPr>
        <w:t>Merrow leaned back slightly in his chair, fingers folding together.</w:t>
      </w:r>
    </w:p>
    <w:p w14:paraId="2EFFEC56" w14:textId="77777777" w:rsidR="002E7000" w:rsidRPr="00C15006" w:rsidRDefault="002E7000" w:rsidP="002E7000">
      <w:pPr>
        <w:rPr>
          <w:rFonts w:cstheme="minorHAnsi"/>
          <w:sz w:val="24"/>
          <w:szCs w:val="24"/>
        </w:rPr>
      </w:pPr>
      <w:r w:rsidRPr="00C15006">
        <w:rPr>
          <w:rFonts w:cstheme="minorHAnsi"/>
          <w:sz w:val="24"/>
          <w:szCs w:val="24"/>
        </w:rPr>
        <w:t>“I was a theoretical physicist,” he said. “Gate field harmonics. Exotic topology.”</w:t>
      </w:r>
    </w:p>
    <w:p w14:paraId="2B1A6347" w14:textId="77777777" w:rsidR="002E7000" w:rsidRPr="00C15006" w:rsidRDefault="002E7000" w:rsidP="002E7000">
      <w:pPr>
        <w:rPr>
          <w:rFonts w:cstheme="minorHAnsi"/>
          <w:sz w:val="24"/>
          <w:szCs w:val="24"/>
        </w:rPr>
      </w:pPr>
      <w:r w:rsidRPr="00C15006">
        <w:rPr>
          <w:rFonts w:cstheme="minorHAnsi"/>
          <w:sz w:val="24"/>
          <w:szCs w:val="24"/>
        </w:rPr>
        <w:t>Mosby blinked. “You built gates?”</w:t>
      </w:r>
    </w:p>
    <w:p w14:paraId="2E5F71F0" w14:textId="77777777" w:rsidR="002E7000" w:rsidRPr="00C15006" w:rsidRDefault="002E7000" w:rsidP="002E7000">
      <w:pPr>
        <w:rPr>
          <w:rFonts w:cstheme="minorHAnsi"/>
          <w:sz w:val="24"/>
          <w:szCs w:val="24"/>
        </w:rPr>
      </w:pPr>
      <w:r w:rsidRPr="00C15006">
        <w:rPr>
          <w:rFonts w:cstheme="minorHAnsi"/>
          <w:sz w:val="24"/>
          <w:szCs w:val="24"/>
        </w:rPr>
        <w:t>“I was trying to make them faster,” Merrow replied. “More efficient. Reduce transit delay to near-zero across any distance. Remove the friction of space itself.”</w:t>
      </w:r>
    </w:p>
    <w:p w14:paraId="1EA2C12E" w14:textId="77777777" w:rsidR="002E7000" w:rsidRPr="00C15006" w:rsidRDefault="002E7000" w:rsidP="002E7000">
      <w:pPr>
        <w:rPr>
          <w:rFonts w:cstheme="minorHAnsi"/>
          <w:sz w:val="24"/>
          <w:szCs w:val="24"/>
        </w:rPr>
      </w:pPr>
      <w:r w:rsidRPr="00C15006">
        <w:rPr>
          <w:rFonts w:cstheme="minorHAnsi"/>
          <w:sz w:val="24"/>
          <w:szCs w:val="24"/>
        </w:rPr>
        <w:t>Sael frowned. “That’s not illegal.”</w:t>
      </w:r>
    </w:p>
    <w:p w14:paraId="64D9D601" w14:textId="77777777" w:rsidR="002E7000" w:rsidRPr="00C15006" w:rsidRDefault="002E7000" w:rsidP="002E7000">
      <w:pPr>
        <w:rPr>
          <w:rFonts w:cstheme="minorHAnsi"/>
          <w:sz w:val="24"/>
          <w:szCs w:val="24"/>
        </w:rPr>
      </w:pPr>
      <w:r w:rsidRPr="00C15006">
        <w:rPr>
          <w:rFonts w:cstheme="minorHAnsi"/>
          <w:sz w:val="24"/>
          <w:szCs w:val="24"/>
        </w:rPr>
        <w:t>“No,” Merrow agreed. “It was catastrophically naïve.”</w:t>
      </w:r>
    </w:p>
    <w:p w14:paraId="13F3CB78" w14:textId="77777777" w:rsidR="002E7000" w:rsidRPr="00C15006" w:rsidRDefault="002E7000" w:rsidP="002E7000">
      <w:pPr>
        <w:rPr>
          <w:rFonts w:cstheme="minorHAnsi"/>
          <w:sz w:val="24"/>
          <w:szCs w:val="24"/>
        </w:rPr>
      </w:pPr>
      <w:r w:rsidRPr="00C15006">
        <w:rPr>
          <w:rFonts w:cstheme="minorHAnsi"/>
          <w:sz w:val="24"/>
          <w:szCs w:val="24"/>
        </w:rPr>
        <w:t>He looked past them, toward nothing.</w:t>
      </w:r>
    </w:p>
    <w:p w14:paraId="0AD16BAD" w14:textId="77777777" w:rsidR="002E7000" w:rsidRPr="00C15006" w:rsidRDefault="002E7000" w:rsidP="002E7000">
      <w:pPr>
        <w:rPr>
          <w:rFonts w:cstheme="minorHAnsi"/>
          <w:sz w:val="24"/>
          <w:szCs w:val="24"/>
        </w:rPr>
      </w:pPr>
      <w:r w:rsidRPr="00C15006">
        <w:rPr>
          <w:rFonts w:cstheme="minorHAnsi"/>
          <w:sz w:val="24"/>
          <w:szCs w:val="24"/>
        </w:rPr>
        <w:t>“The math worked,” he said quietly. “The prototypes did not.”</w:t>
      </w:r>
    </w:p>
    <w:p w14:paraId="1F1C7E5A" w14:textId="77777777" w:rsidR="002E7000" w:rsidRPr="00C15006" w:rsidRDefault="002E7000" w:rsidP="002E7000">
      <w:pPr>
        <w:rPr>
          <w:rFonts w:cstheme="minorHAnsi"/>
          <w:sz w:val="24"/>
          <w:szCs w:val="24"/>
        </w:rPr>
      </w:pPr>
      <w:r w:rsidRPr="00C15006">
        <w:rPr>
          <w:rFonts w:cstheme="minorHAnsi"/>
          <w:sz w:val="24"/>
          <w:szCs w:val="24"/>
        </w:rPr>
        <w:t>Ted stepped forward half a pace. “You were destabilizing spacetime boundaries.”</w:t>
      </w:r>
    </w:p>
    <w:p w14:paraId="23280682" w14:textId="77777777" w:rsidR="002E7000" w:rsidRPr="00C15006" w:rsidRDefault="002E7000" w:rsidP="002E7000">
      <w:pPr>
        <w:rPr>
          <w:rFonts w:cstheme="minorHAnsi"/>
          <w:sz w:val="24"/>
          <w:szCs w:val="24"/>
        </w:rPr>
      </w:pPr>
      <w:r w:rsidRPr="00C15006">
        <w:rPr>
          <w:rFonts w:cstheme="minorHAnsi"/>
          <w:sz w:val="24"/>
          <w:szCs w:val="24"/>
        </w:rPr>
        <w:t>Merrow nodded once.</w:t>
      </w:r>
    </w:p>
    <w:p w14:paraId="518E6B76" w14:textId="77777777" w:rsidR="002E7000" w:rsidRPr="00C15006" w:rsidRDefault="002E7000" w:rsidP="002E7000">
      <w:pPr>
        <w:rPr>
          <w:rFonts w:cstheme="minorHAnsi"/>
          <w:sz w:val="24"/>
          <w:szCs w:val="24"/>
        </w:rPr>
      </w:pPr>
      <w:r w:rsidRPr="00C15006">
        <w:rPr>
          <w:rFonts w:cstheme="minorHAnsi"/>
          <w:sz w:val="24"/>
          <w:szCs w:val="24"/>
        </w:rPr>
        <w:t>“Not merely destabilizing,” he said. “Thinning them.”</w:t>
      </w:r>
    </w:p>
    <w:p w14:paraId="5FBD7D95" w14:textId="77777777" w:rsidR="002E7000" w:rsidRPr="00C15006" w:rsidRDefault="002E7000" w:rsidP="002E7000">
      <w:pPr>
        <w:rPr>
          <w:rFonts w:cstheme="minorHAnsi"/>
          <w:sz w:val="24"/>
          <w:szCs w:val="24"/>
        </w:rPr>
      </w:pPr>
      <w:r w:rsidRPr="00C15006">
        <w:rPr>
          <w:rFonts w:cstheme="minorHAnsi"/>
          <w:sz w:val="24"/>
          <w:szCs w:val="24"/>
        </w:rPr>
        <w:t>The room stilled.</w:t>
      </w:r>
    </w:p>
    <w:p w14:paraId="0387B6AB" w14:textId="77777777" w:rsidR="002E7000" w:rsidRPr="00C15006" w:rsidRDefault="002E7000" w:rsidP="002E7000">
      <w:pPr>
        <w:rPr>
          <w:rFonts w:cstheme="minorHAnsi"/>
          <w:sz w:val="24"/>
          <w:szCs w:val="24"/>
        </w:rPr>
      </w:pPr>
      <w:r w:rsidRPr="00C15006">
        <w:rPr>
          <w:rFonts w:cstheme="minorHAnsi"/>
          <w:sz w:val="24"/>
          <w:szCs w:val="24"/>
        </w:rPr>
        <w:t>“Gate corridors are controlled wounds,” Merrow continued. “We curve space, isolate a path, and reinforce boundary conditions so reality does not collapse inward. My compression model removed reinforcement. No corridor. No tunnel. Only a region where local constants stop agreeing with each other.”</w:t>
      </w:r>
    </w:p>
    <w:p w14:paraId="08776311" w14:textId="77777777" w:rsidR="002E7000" w:rsidRPr="00C15006" w:rsidRDefault="002E7000" w:rsidP="002E7000">
      <w:pPr>
        <w:rPr>
          <w:rFonts w:cstheme="minorHAnsi"/>
          <w:sz w:val="24"/>
          <w:szCs w:val="24"/>
        </w:rPr>
      </w:pPr>
      <w:r w:rsidRPr="00C15006">
        <w:rPr>
          <w:rFonts w:cstheme="minorHAnsi"/>
          <w:sz w:val="24"/>
          <w:szCs w:val="24"/>
        </w:rPr>
        <w:t>Mosby’s expression darkened. “Meaning?”</w:t>
      </w:r>
    </w:p>
    <w:p w14:paraId="67202557" w14:textId="77777777" w:rsidR="002E7000" w:rsidRPr="00C15006" w:rsidRDefault="002E7000" w:rsidP="002E7000">
      <w:pPr>
        <w:rPr>
          <w:rFonts w:cstheme="minorHAnsi"/>
          <w:sz w:val="24"/>
          <w:szCs w:val="24"/>
        </w:rPr>
      </w:pPr>
      <w:r w:rsidRPr="00C15006">
        <w:rPr>
          <w:rFonts w:cstheme="minorHAnsi"/>
          <w:sz w:val="24"/>
          <w:szCs w:val="24"/>
        </w:rPr>
        <w:t>“Meaning vacuum ceases to remain vacuum. Energy gradients cease to stabilize. You don’t get an explosion.” He met Sael’s eyes. “You get unraveling. A self-propagating topology failure that does not know how to stop.”</w:t>
      </w:r>
    </w:p>
    <w:p w14:paraId="57457437" w14:textId="77777777" w:rsidR="002E7000" w:rsidRPr="00C15006" w:rsidRDefault="002E7000" w:rsidP="002E7000">
      <w:pPr>
        <w:rPr>
          <w:rFonts w:cstheme="minorHAnsi"/>
          <w:sz w:val="24"/>
          <w:szCs w:val="24"/>
        </w:rPr>
      </w:pPr>
      <w:r w:rsidRPr="00C15006">
        <w:rPr>
          <w:rFonts w:cstheme="minorHAnsi"/>
          <w:sz w:val="24"/>
          <w:szCs w:val="24"/>
        </w:rPr>
        <w:t>Ted’s voice lowered. “Runaway topology shift.”</w:t>
      </w:r>
    </w:p>
    <w:p w14:paraId="1E883441" w14:textId="77777777" w:rsidR="002E7000" w:rsidRPr="00C15006" w:rsidRDefault="002E7000" w:rsidP="002E7000">
      <w:pPr>
        <w:rPr>
          <w:rFonts w:cstheme="minorHAnsi"/>
          <w:sz w:val="24"/>
          <w:szCs w:val="24"/>
        </w:rPr>
      </w:pPr>
      <w:r w:rsidRPr="00C15006">
        <w:rPr>
          <w:rFonts w:cstheme="minorHAnsi"/>
          <w:sz w:val="24"/>
          <w:szCs w:val="24"/>
        </w:rPr>
        <w:lastRenderedPageBreak/>
        <w:t>“Yes,” Merrow said. “A chain reaction across linked gate geometries. One system might survive. The network would not.”</w:t>
      </w:r>
    </w:p>
    <w:p w14:paraId="6A496605" w14:textId="77777777" w:rsidR="002E7000" w:rsidRPr="00C15006" w:rsidRDefault="002E7000" w:rsidP="002E7000">
      <w:pPr>
        <w:rPr>
          <w:rFonts w:cstheme="minorHAnsi"/>
          <w:sz w:val="24"/>
          <w:szCs w:val="24"/>
        </w:rPr>
      </w:pPr>
      <w:r w:rsidRPr="00C15006">
        <w:rPr>
          <w:rFonts w:cstheme="minorHAnsi"/>
          <w:sz w:val="24"/>
          <w:szCs w:val="24"/>
        </w:rPr>
        <w:t>Silence thickened.</w:t>
      </w:r>
    </w:p>
    <w:p w14:paraId="1CDBC7CD" w14:textId="77777777" w:rsidR="002E7000" w:rsidRPr="00C15006" w:rsidRDefault="002E7000" w:rsidP="002E7000">
      <w:pPr>
        <w:rPr>
          <w:rFonts w:cstheme="minorHAnsi"/>
          <w:sz w:val="24"/>
          <w:szCs w:val="24"/>
        </w:rPr>
      </w:pPr>
      <w:r w:rsidRPr="00C15006">
        <w:rPr>
          <w:rFonts w:cstheme="minorHAnsi"/>
          <w:sz w:val="24"/>
          <w:szCs w:val="24"/>
        </w:rPr>
        <w:t>“What stopped you?” Mosby asked.</w:t>
      </w:r>
    </w:p>
    <w:p w14:paraId="368CD239"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Merrow looked at him. Then at Sael.</w:t>
      </w:r>
    </w:p>
    <w:p w14:paraId="5369AAE0"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“I changed my mind.”</w:t>
      </w:r>
    </w:p>
    <w:p w14:paraId="17CD28DF"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Sael’s eyes narrowed. “Just like that.”</w:t>
      </w:r>
    </w:p>
    <w:p w14:paraId="34A5B027"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“No,” he said softly. “Not like that.”</w:t>
      </w:r>
    </w:p>
    <w:p w14:paraId="5363AA66"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A breath.</w:t>
      </w:r>
    </w:p>
    <w:p w14:paraId="318CE9EA"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“The Caretaker provided perspective. Context I did not have. It widened the frame. Showed me the full propagation curve. The consequences beyond my horizon.”</w:t>
      </w:r>
    </w:p>
    <w:p w14:paraId="05F68E34"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Silence.</w:t>
      </w:r>
    </w:p>
    <w:p w14:paraId="5EBA0C59"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“It did not force the decision,” he added. “It simply made the outcome impossible to ignore.”</w:t>
      </w:r>
    </w:p>
    <w:p w14:paraId="227899A9"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His gaze hardened slightly.</w:t>
      </w:r>
    </w:p>
    <w:p w14:paraId="07ABAE62"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“The Ascendents, however, do not share that perspective.”</w:t>
      </w:r>
    </w:p>
    <w:p w14:paraId="604D8BBD"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The words settled heavier than the rest.</w:t>
      </w:r>
    </w:p>
    <w:p w14:paraId="19F6BCF6"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 xml:space="preserve">“They obtained early fragments of my compression research,” Merrow continued. “Incomplete threshold models. Propagation estimates without full damping analysis. They began incorporating elements into </w:t>
      </w:r>
      <w:r w:rsidRPr="00303D85">
        <w:rPr>
          <w:rFonts w:eastAsia="Times New Roman" w:cstheme="minorHAnsi"/>
          <w:kern w:val="0"/>
          <w:sz w:val="24"/>
          <w:szCs w:val="24"/>
          <w14:ligatures w14:val="none"/>
        </w:rPr>
        <w:t>primary</w:t>
      </w:r>
      <w:r w:rsidRPr="00C15006">
        <w:rPr>
          <w:rFonts w:eastAsia="Times New Roman" w:cstheme="minorHAnsi"/>
          <w:kern w:val="0"/>
          <w:sz w:val="24"/>
          <w:szCs w:val="24"/>
          <w14:ligatures w14:val="none"/>
        </w:rPr>
        <w:t xml:space="preserve"> gate systems under the pretext of efficiency upgrades.”</w:t>
      </w:r>
    </w:p>
    <w:p w14:paraId="29BBE10A"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Mosby went still. “They’ve already modified the network.”</w:t>
      </w:r>
    </w:p>
    <w:p w14:paraId="27B514E6" w14:textId="77777777" w:rsidR="002E7000" w:rsidRPr="00C15006" w:rsidRDefault="002E7000" w:rsidP="002E7000">
      <w:pPr>
        <w:rPr>
          <w:rFonts w:cstheme="minorHAnsi"/>
          <w:sz w:val="24"/>
          <w:szCs w:val="24"/>
        </w:rPr>
      </w:pPr>
      <w:r w:rsidRPr="00C15006">
        <w:rPr>
          <w:rFonts w:cstheme="minorHAnsi"/>
          <w:sz w:val="24"/>
          <w:szCs w:val="24"/>
        </w:rPr>
        <w:t>“Yes.”</w:t>
      </w:r>
    </w:p>
    <w:p w14:paraId="68EF9458" w14:textId="77777777" w:rsidR="002E7000" w:rsidRPr="00C15006" w:rsidRDefault="002E7000" w:rsidP="002E7000">
      <w:pPr>
        <w:rPr>
          <w:rFonts w:cstheme="minorHAnsi"/>
          <w:sz w:val="24"/>
          <w:szCs w:val="24"/>
        </w:rPr>
      </w:pPr>
      <w:r w:rsidRPr="00C15006">
        <w:rPr>
          <w:rFonts w:cstheme="minorHAnsi"/>
          <w:sz w:val="24"/>
          <w:szCs w:val="24"/>
        </w:rPr>
        <w:t>Ted’s claws flexed once.</w:t>
      </w:r>
    </w:p>
    <w:p w14:paraId="4A1AD72C" w14:textId="77777777" w:rsidR="002E7000" w:rsidRPr="00C15006" w:rsidRDefault="002E7000" w:rsidP="002E7000">
      <w:pPr>
        <w:rPr>
          <w:rFonts w:cstheme="minorHAnsi"/>
          <w:sz w:val="24"/>
          <w:szCs w:val="24"/>
        </w:rPr>
      </w:pPr>
      <w:r w:rsidRPr="00C15006">
        <w:rPr>
          <w:rFonts w:cstheme="minorHAnsi"/>
          <w:sz w:val="24"/>
          <w:szCs w:val="24"/>
        </w:rPr>
        <w:t>“The variances,” he said quietly.</w:t>
      </w:r>
    </w:p>
    <w:p w14:paraId="02BD9FB6" w14:textId="77777777" w:rsidR="002E7000" w:rsidRPr="00C15006" w:rsidRDefault="002E7000" w:rsidP="002E7000">
      <w:pPr>
        <w:rPr>
          <w:rFonts w:cstheme="minorHAnsi"/>
          <w:sz w:val="24"/>
          <w:szCs w:val="24"/>
        </w:rPr>
      </w:pPr>
      <w:r w:rsidRPr="00C15006">
        <w:rPr>
          <w:rFonts w:cstheme="minorHAnsi"/>
          <w:sz w:val="24"/>
          <w:szCs w:val="24"/>
        </w:rPr>
        <w:t>Merrow inclined his head.</w:t>
      </w:r>
    </w:p>
    <w:p w14:paraId="3FA4ABBC" w14:textId="77777777" w:rsidR="002E7000" w:rsidRPr="00C15006" w:rsidRDefault="002E7000" w:rsidP="002E7000">
      <w:pPr>
        <w:rPr>
          <w:rFonts w:cstheme="minorHAnsi"/>
          <w:sz w:val="24"/>
          <w:szCs w:val="24"/>
        </w:rPr>
      </w:pPr>
      <w:r w:rsidRPr="00C15006">
        <w:rPr>
          <w:rFonts w:cstheme="minorHAnsi"/>
          <w:sz w:val="24"/>
          <w:szCs w:val="24"/>
        </w:rPr>
        <w:lastRenderedPageBreak/>
        <w:t>“They were increasing phase coherence beyond original damping tolerances. Not enough for immediate collapse. Enough to study instability behavior under load.”</w:t>
      </w:r>
    </w:p>
    <w:p w14:paraId="2B5D21FE" w14:textId="77777777" w:rsidR="002E7000" w:rsidRPr="00C15006" w:rsidRDefault="002E7000" w:rsidP="002E7000">
      <w:pPr>
        <w:rPr>
          <w:rFonts w:cstheme="minorHAnsi"/>
          <w:sz w:val="24"/>
          <w:szCs w:val="24"/>
        </w:rPr>
      </w:pPr>
      <w:r w:rsidRPr="00C15006">
        <w:rPr>
          <w:rFonts w:cstheme="minorHAnsi"/>
          <w:sz w:val="24"/>
          <w:szCs w:val="24"/>
        </w:rPr>
        <w:t>Sael’s voice thinned. “Sol.”</w:t>
      </w:r>
    </w:p>
    <w:p w14:paraId="2EEDDDD3" w14:textId="77777777" w:rsidR="002E7000" w:rsidRPr="00C15006" w:rsidRDefault="002E7000" w:rsidP="002E7000">
      <w:pPr>
        <w:rPr>
          <w:rFonts w:cstheme="minorHAnsi"/>
          <w:sz w:val="24"/>
          <w:szCs w:val="24"/>
        </w:rPr>
      </w:pPr>
      <w:r w:rsidRPr="00C15006">
        <w:rPr>
          <w:rFonts w:cstheme="minorHAnsi"/>
          <w:sz w:val="24"/>
          <w:szCs w:val="24"/>
        </w:rPr>
        <w:t>“Yes,” Merrow said. “High density. High throughput. The ideal node to observe cascade potential at scale.”</w:t>
      </w:r>
    </w:p>
    <w:p w14:paraId="7663A53E" w14:textId="77777777" w:rsidR="002E7000" w:rsidRPr="00C15006" w:rsidRDefault="002E7000" w:rsidP="002E7000">
      <w:pPr>
        <w:rPr>
          <w:rFonts w:cstheme="minorHAnsi"/>
          <w:sz w:val="24"/>
          <w:szCs w:val="24"/>
        </w:rPr>
      </w:pPr>
      <w:r w:rsidRPr="00C15006">
        <w:rPr>
          <w:rFonts w:cstheme="minorHAnsi"/>
          <w:sz w:val="24"/>
          <w:szCs w:val="24"/>
        </w:rPr>
        <w:t>Mosby stared at him. “And with the rest of your work?”</w:t>
      </w:r>
    </w:p>
    <w:p w14:paraId="67C72133" w14:textId="77777777" w:rsidR="002E7000" w:rsidRPr="00C15006" w:rsidRDefault="002E7000" w:rsidP="002E7000">
      <w:pPr>
        <w:rPr>
          <w:rFonts w:cstheme="minorHAnsi"/>
          <w:sz w:val="24"/>
          <w:szCs w:val="24"/>
        </w:rPr>
      </w:pPr>
      <w:r w:rsidRPr="00C15006">
        <w:rPr>
          <w:rFonts w:cstheme="minorHAnsi"/>
          <w:sz w:val="24"/>
          <w:szCs w:val="24"/>
        </w:rPr>
        <w:t>“They eliminate the final reinforcement constraints,” Merrow said evenly. “Complete the compression model. Collapse becomes deterministic.”</w:t>
      </w:r>
    </w:p>
    <w:p w14:paraId="5D518E19" w14:textId="77777777" w:rsidR="002E7000" w:rsidRPr="00C15006" w:rsidRDefault="002E7000" w:rsidP="002E7000">
      <w:pPr>
        <w:rPr>
          <w:rFonts w:cstheme="minorHAnsi"/>
          <w:sz w:val="24"/>
          <w:szCs w:val="24"/>
        </w:rPr>
      </w:pPr>
      <w:r w:rsidRPr="00C15006">
        <w:rPr>
          <w:rFonts w:cstheme="minorHAnsi"/>
          <w:sz w:val="24"/>
          <w:szCs w:val="24"/>
        </w:rPr>
        <w:t>“Deterministic,” Sael repeated.</w:t>
      </w:r>
    </w:p>
    <w:p w14:paraId="1CC5367E" w14:textId="77777777" w:rsidR="002E7000" w:rsidRPr="00C15006" w:rsidRDefault="002E7000" w:rsidP="002E7000">
      <w:pPr>
        <w:rPr>
          <w:rFonts w:cstheme="minorHAnsi"/>
          <w:sz w:val="24"/>
          <w:szCs w:val="24"/>
        </w:rPr>
      </w:pPr>
      <w:r w:rsidRPr="00C15006">
        <w:rPr>
          <w:rFonts w:cstheme="minorHAnsi"/>
          <w:sz w:val="24"/>
          <w:szCs w:val="24"/>
        </w:rPr>
        <w:t>“Predictable,” he clarified. “Repeatable.”</w:t>
      </w:r>
    </w:p>
    <w:p w14:paraId="54C83858"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Silence.</w:t>
      </w:r>
    </w:p>
    <w:p w14:paraId="20266721"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“They could drop the gates,” Mosby said.</w:t>
      </w:r>
    </w:p>
    <w:p w14:paraId="7C4F2AB0"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“They could erase the network,” Merrow replied. “Across systems. Not with fleets. Not with bombardment. By inducing structural unraveling.”</w:t>
      </w:r>
    </w:p>
    <w:p w14:paraId="042589A4"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He paused.</w:t>
      </w:r>
    </w:p>
    <w:p w14:paraId="2F1E1B0A"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“The failure would not be transient. Boundary conditions would decohere. Regions of space would no longer tolerate stable corridor formation.”</w:t>
      </w:r>
    </w:p>
    <w:p w14:paraId="31002CE5"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Sael’s voice thinned. “Meaning no new gates.”</w:t>
      </w:r>
    </w:p>
    <w:p w14:paraId="6EC713FF"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“Meaning no new gates,” Merrow said. “And in sufficiently destabilized sectors… even conventional FTL would become unreliable.”</w:t>
      </w:r>
    </w:p>
    <w:p w14:paraId="6657106D"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The weight of that settled slowly.</w:t>
      </w:r>
    </w:p>
    <w:p w14:paraId="351E09ED"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Ted spoke evenly.</w:t>
      </w:r>
    </w:p>
    <w:p w14:paraId="5C6FAB41"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“Talari have encountered such patterns before,” he said. “Instabilities that did not fully mature.”</w:t>
      </w:r>
    </w:p>
    <w:p w14:paraId="4309B481" w14:textId="77777777" w:rsidR="002E7000" w:rsidRPr="00C15006" w:rsidRDefault="002E7000" w:rsidP="002E7000">
      <w:pPr>
        <w:spacing w:before="100" w:beforeAutospacing="1" w:after="100" w:afterAutospacing="1" w:line="240" w:lineRule="auto"/>
        <w:rPr>
          <w:rFonts w:eastAsia="Times New Roman" w:cstheme="minorHAnsi"/>
          <w:kern w:val="0"/>
          <w:sz w:val="24"/>
          <w:szCs w:val="24"/>
          <w14:ligatures w14:val="none"/>
        </w:rPr>
      </w:pPr>
      <w:r w:rsidRPr="00C15006">
        <w:rPr>
          <w:rFonts w:eastAsia="Times New Roman" w:cstheme="minorHAnsi"/>
          <w:kern w:val="0"/>
          <w:sz w:val="24"/>
          <w:szCs w:val="24"/>
          <w14:ligatures w14:val="none"/>
        </w:rPr>
        <w:t>Merrow’s eyes sharpened briefly at that — measuring — then he nodded once.</w:t>
      </w:r>
    </w:p>
    <w:p w14:paraId="665E952C" w14:textId="77777777" w:rsidR="002E7000" w:rsidRPr="00C15006" w:rsidRDefault="002E7000" w:rsidP="002E7000">
      <w:pPr>
        <w:rPr>
          <w:rFonts w:cstheme="minorHAnsi"/>
          <w:sz w:val="24"/>
          <w:szCs w:val="24"/>
        </w:rPr>
      </w:pPr>
      <w:r w:rsidRPr="00C15006">
        <w:rPr>
          <w:rFonts w:cstheme="minorHAnsi"/>
          <w:sz w:val="24"/>
          <w:szCs w:val="24"/>
        </w:rPr>
        <w:t>“Yes,” he said. “It has intervened before. Quietly.”</w:t>
      </w:r>
    </w:p>
    <w:p w14:paraId="558DB0CB" w14:textId="77777777" w:rsidR="002E7000" w:rsidRPr="00C15006" w:rsidRDefault="002E7000" w:rsidP="002E7000">
      <w:pPr>
        <w:rPr>
          <w:rFonts w:cstheme="minorHAnsi"/>
          <w:sz w:val="24"/>
          <w:szCs w:val="24"/>
        </w:rPr>
      </w:pPr>
      <w:r w:rsidRPr="00C15006">
        <w:rPr>
          <w:rFonts w:cstheme="minorHAnsi"/>
          <w:sz w:val="24"/>
          <w:szCs w:val="24"/>
        </w:rPr>
        <w:lastRenderedPageBreak/>
        <w:t>Sael did not look away.</w:t>
      </w:r>
    </w:p>
    <w:p w14:paraId="37C44698" w14:textId="77777777" w:rsidR="002E7000" w:rsidRPr="00C15006" w:rsidRDefault="002E7000" w:rsidP="002E7000">
      <w:pPr>
        <w:rPr>
          <w:rFonts w:cstheme="minorHAnsi"/>
          <w:sz w:val="24"/>
          <w:szCs w:val="24"/>
        </w:rPr>
      </w:pPr>
      <w:r w:rsidRPr="00C15006">
        <w:rPr>
          <w:rFonts w:cstheme="minorHAnsi"/>
          <w:sz w:val="24"/>
          <w:szCs w:val="24"/>
        </w:rPr>
        <w:t>“If it’s in you,” she said, “then you need to come with us.”</w:t>
      </w:r>
    </w:p>
    <w:p w14:paraId="7FD50FCE" w14:textId="77777777" w:rsidR="002E7000" w:rsidRPr="00C15006" w:rsidRDefault="002E7000" w:rsidP="002E7000">
      <w:pPr>
        <w:rPr>
          <w:rFonts w:cstheme="minorHAnsi"/>
          <w:sz w:val="24"/>
          <w:szCs w:val="24"/>
        </w:rPr>
      </w:pPr>
      <w:r w:rsidRPr="00C15006">
        <w:rPr>
          <w:rFonts w:cstheme="minorHAnsi"/>
          <w:sz w:val="24"/>
          <w:szCs w:val="24"/>
        </w:rPr>
        <w:t>Mosby turned toward her. “Sael—”</w:t>
      </w:r>
    </w:p>
    <w:p w14:paraId="2BCC42D4" w14:textId="77777777" w:rsidR="002E7000" w:rsidRPr="00C15006" w:rsidRDefault="002E7000" w:rsidP="002E7000">
      <w:pPr>
        <w:rPr>
          <w:rFonts w:cstheme="minorHAnsi"/>
          <w:sz w:val="24"/>
          <w:szCs w:val="24"/>
        </w:rPr>
      </w:pPr>
      <w:r w:rsidRPr="00C15006">
        <w:rPr>
          <w:rFonts w:cstheme="minorHAnsi"/>
          <w:sz w:val="24"/>
          <w:szCs w:val="24"/>
        </w:rPr>
        <w:t>“He’s not safe here,” she said. “And if the Ascendents find him—”</w:t>
      </w:r>
    </w:p>
    <w:p w14:paraId="562C958F" w14:textId="77777777" w:rsidR="002E7000" w:rsidRPr="00C15006" w:rsidRDefault="002E7000" w:rsidP="002E7000">
      <w:pPr>
        <w:rPr>
          <w:rFonts w:cstheme="minorHAnsi"/>
          <w:sz w:val="24"/>
          <w:szCs w:val="24"/>
        </w:rPr>
      </w:pPr>
      <w:r w:rsidRPr="00C15006">
        <w:rPr>
          <w:rFonts w:cstheme="minorHAnsi"/>
          <w:sz w:val="24"/>
          <w:szCs w:val="24"/>
        </w:rPr>
        <w:t>“They are already looking,” Merrow said calmly.</w:t>
      </w:r>
    </w:p>
    <w:p w14:paraId="077260ED" w14:textId="77777777" w:rsidR="002E7000" w:rsidRPr="00C15006" w:rsidRDefault="002E7000" w:rsidP="002E7000">
      <w:pPr>
        <w:rPr>
          <w:rFonts w:cstheme="minorHAnsi"/>
          <w:sz w:val="24"/>
          <w:szCs w:val="24"/>
        </w:rPr>
      </w:pPr>
      <w:r w:rsidRPr="00C15006">
        <w:rPr>
          <w:rFonts w:cstheme="minorHAnsi"/>
          <w:sz w:val="24"/>
          <w:szCs w:val="24"/>
        </w:rPr>
        <w:t>The air tightened.</w:t>
      </w:r>
    </w:p>
    <w:p w14:paraId="49FD0CA2" w14:textId="77777777" w:rsidR="002E7000" w:rsidRPr="00C15006" w:rsidRDefault="002E7000" w:rsidP="002E7000">
      <w:pPr>
        <w:rPr>
          <w:rFonts w:cstheme="minorHAnsi"/>
          <w:sz w:val="24"/>
          <w:szCs w:val="24"/>
        </w:rPr>
      </w:pPr>
      <w:r w:rsidRPr="00C15006">
        <w:rPr>
          <w:rFonts w:cstheme="minorHAnsi"/>
          <w:sz w:val="24"/>
          <w:szCs w:val="24"/>
        </w:rPr>
        <w:t>“They want two things,” he continued. “My completed compression model. And whatever access I provide to the intelligence that prevented its deployment.”</w:t>
      </w:r>
    </w:p>
    <w:p w14:paraId="0BDA86F6" w14:textId="77777777" w:rsidR="002E7000" w:rsidRPr="00C15006" w:rsidRDefault="002E7000" w:rsidP="002E7000">
      <w:pPr>
        <w:rPr>
          <w:rFonts w:cstheme="minorHAnsi"/>
          <w:sz w:val="24"/>
          <w:szCs w:val="24"/>
        </w:rPr>
      </w:pPr>
      <w:r w:rsidRPr="00C15006">
        <w:rPr>
          <w:rFonts w:cstheme="minorHAnsi"/>
          <w:sz w:val="24"/>
          <w:szCs w:val="24"/>
        </w:rPr>
        <w:t>Mosby’s jaw hardened. “They want to finish it.”</w:t>
      </w:r>
    </w:p>
    <w:p w14:paraId="59783241" w14:textId="77777777" w:rsidR="002E7000" w:rsidRPr="00C15006" w:rsidRDefault="002E7000" w:rsidP="002E7000">
      <w:pPr>
        <w:rPr>
          <w:rFonts w:cstheme="minorHAnsi"/>
          <w:sz w:val="24"/>
          <w:szCs w:val="24"/>
        </w:rPr>
      </w:pPr>
      <w:r w:rsidRPr="00C15006">
        <w:rPr>
          <w:rFonts w:cstheme="minorHAnsi"/>
          <w:sz w:val="24"/>
          <w:szCs w:val="24"/>
        </w:rPr>
        <w:t>“Yes.”</w:t>
      </w:r>
    </w:p>
    <w:p w14:paraId="732CCBDD" w14:textId="77777777" w:rsidR="002E7000" w:rsidRPr="00C15006" w:rsidRDefault="002E7000" w:rsidP="002E7000">
      <w:pPr>
        <w:rPr>
          <w:rFonts w:cstheme="minorHAnsi"/>
          <w:sz w:val="24"/>
          <w:szCs w:val="24"/>
        </w:rPr>
      </w:pPr>
      <w:r w:rsidRPr="00C15006">
        <w:rPr>
          <w:rFonts w:cstheme="minorHAnsi"/>
          <w:sz w:val="24"/>
          <w:szCs w:val="24"/>
        </w:rPr>
        <w:t>“And if they get both?”</w:t>
      </w:r>
    </w:p>
    <w:p w14:paraId="1895DED7" w14:textId="77777777" w:rsidR="002E7000" w:rsidRPr="00C15006" w:rsidRDefault="002E7000" w:rsidP="002E7000">
      <w:pPr>
        <w:rPr>
          <w:rFonts w:cstheme="minorHAnsi"/>
          <w:sz w:val="24"/>
          <w:szCs w:val="24"/>
        </w:rPr>
      </w:pPr>
      <w:r w:rsidRPr="00C15006">
        <w:rPr>
          <w:rFonts w:cstheme="minorHAnsi"/>
          <w:sz w:val="24"/>
          <w:szCs w:val="24"/>
        </w:rPr>
        <w:t>“They do not need war,” Merrow said quietly. “Only threshold.”</w:t>
      </w:r>
    </w:p>
    <w:p w14:paraId="489293D4" w14:textId="77777777" w:rsidR="002E7000" w:rsidRPr="00C15006" w:rsidRDefault="002E7000" w:rsidP="002E7000">
      <w:pPr>
        <w:rPr>
          <w:rFonts w:cstheme="minorHAnsi"/>
          <w:sz w:val="24"/>
          <w:szCs w:val="24"/>
        </w:rPr>
      </w:pPr>
      <w:r w:rsidRPr="00C15006">
        <w:rPr>
          <w:rFonts w:cstheme="minorHAnsi"/>
          <w:sz w:val="24"/>
          <w:szCs w:val="24"/>
        </w:rPr>
        <w:t>Sael swallowed.</w:t>
      </w:r>
    </w:p>
    <w:p w14:paraId="3A3E0EEC" w14:textId="77777777" w:rsidR="002E7000" w:rsidRPr="00C15006" w:rsidRDefault="002E7000" w:rsidP="002E7000">
      <w:pPr>
        <w:rPr>
          <w:rFonts w:cstheme="minorHAnsi"/>
          <w:sz w:val="24"/>
          <w:szCs w:val="24"/>
        </w:rPr>
      </w:pPr>
      <w:r w:rsidRPr="00C15006">
        <w:rPr>
          <w:rFonts w:cstheme="minorHAnsi"/>
          <w:sz w:val="24"/>
          <w:szCs w:val="24"/>
        </w:rPr>
        <w:t>“They won’t get me,” Merrow added gently.</w:t>
      </w:r>
    </w:p>
    <w:p w14:paraId="79CF4494" w14:textId="77777777" w:rsidR="002E7000" w:rsidRPr="00C15006" w:rsidRDefault="002E7000" w:rsidP="002E7000">
      <w:pPr>
        <w:rPr>
          <w:rFonts w:cstheme="minorHAnsi"/>
          <w:sz w:val="24"/>
          <w:szCs w:val="24"/>
        </w:rPr>
      </w:pPr>
      <w:r w:rsidRPr="00C15006">
        <w:rPr>
          <w:rFonts w:cstheme="minorHAnsi"/>
          <w:sz w:val="24"/>
          <w:szCs w:val="24"/>
        </w:rPr>
        <w:t>“You can’t be sure of that,” she said.</w:t>
      </w:r>
    </w:p>
    <w:p w14:paraId="1F86E198" w14:textId="77777777" w:rsidR="002E7000" w:rsidRPr="00C15006" w:rsidRDefault="002E7000" w:rsidP="002E7000">
      <w:pPr>
        <w:rPr>
          <w:rFonts w:cstheme="minorHAnsi"/>
          <w:sz w:val="24"/>
          <w:szCs w:val="24"/>
        </w:rPr>
      </w:pPr>
      <w:r w:rsidRPr="00C15006">
        <w:rPr>
          <w:rFonts w:cstheme="minorHAnsi"/>
          <w:sz w:val="24"/>
          <w:szCs w:val="24"/>
        </w:rPr>
        <w:t>“I can.”</w:t>
      </w:r>
    </w:p>
    <w:p w14:paraId="14895991" w14:textId="77777777" w:rsidR="002E7000" w:rsidRPr="00C15006" w:rsidRDefault="002E7000" w:rsidP="002E7000">
      <w:pPr>
        <w:rPr>
          <w:rFonts w:cstheme="minorHAnsi"/>
          <w:sz w:val="24"/>
          <w:szCs w:val="24"/>
        </w:rPr>
      </w:pPr>
      <w:r w:rsidRPr="00C15006">
        <w:rPr>
          <w:rFonts w:cstheme="minorHAnsi"/>
          <w:sz w:val="24"/>
          <w:szCs w:val="24"/>
        </w:rPr>
        <w:t>He did not look away.</w:t>
      </w:r>
    </w:p>
    <w:p w14:paraId="743DBEE1" w14:textId="77777777" w:rsidR="002E7000" w:rsidRPr="00C15006" w:rsidRDefault="002E7000" w:rsidP="002E7000">
      <w:pPr>
        <w:rPr>
          <w:rFonts w:cstheme="minorHAnsi"/>
          <w:sz w:val="24"/>
          <w:szCs w:val="24"/>
        </w:rPr>
      </w:pPr>
      <w:r w:rsidRPr="00C15006">
        <w:rPr>
          <w:rFonts w:cstheme="minorHAnsi"/>
          <w:sz w:val="24"/>
          <w:szCs w:val="24"/>
        </w:rPr>
        <w:t>“If capture becomes probable, I will terminate myself. The research dies with me.”</w:t>
      </w:r>
    </w:p>
    <w:p w14:paraId="7FD0A835" w14:textId="77777777" w:rsidR="002E7000" w:rsidRPr="00C15006" w:rsidRDefault="002E7000" w:rsidP="002E7000">
      <w:pPr>
        <w:rPr>
          <w:rFonts w:cstheme="minorHAnsi"/>
          <w:sz w:val="24"/>
          <w:szCs w:val="24"/>
        </w:rPr>
      </w:pPr>
      <w:r w:rsidRPr="00C15006">
        <w:rPr>
          <w:rFonts w:cstheme="minorHAnsi"/>
          <w:sz w:val="24"/>
          <w:szCs w:val="24"/>
        </w:rPr>
        <w:t>The room went very still.</w:t>
      </w:r>
    </w:p>
    <w:p w14:paraId="02D1FDCE" w14:textId="77777777" w:rsidR="002E7000" w:rsidRPr="00C15006" w:rsidRDefault="002E7000" w:rsidP="002E7000">
      <w:pPr>
        <w:rPr>
          <w:rFonts w:cstheme="minorHAnsi"/>
          <w:sz w:val="24"/>
          <w:szCs w:val="24"/>
        </w:rPr>
      </w:pPr>
      <w:r w:rsidRPr="00C15006">
        <w:rPr>
          <w:rFonts w:cstheme="minorHAnsi"/>
          <w:sz w:val="24"/>
          <w:szCs w:val="24"/>
        </w:rPr>
        <w:t>Mosby’s voice flattened. “That’s not a strategy.”</w:t>
      </w:r>
    </w:p>
    <w:p w14:paraId="4D0287C0" w14:textId="77777777" w:rsidR="002E7000" w:rsidRPr="00C15006" w:rsidRDefault="002E7000" w:rsidP="002E7000">
      <w:pPr>
        <w:rPr>
          <w:rFonts w:cstheme="minorHAnsi"/>
          <w:sz w:val="24"/>
          <w:szCs w:val="24"/>
        </w:rPr>
      </w:pPr>
      <w:r w:rsidRPr="00C15006">
        <w:rPr>
          <w:rFonts w:cstheme="minorHAnsi"/>
          <w:sz w:val="24"/>
          <w:szCs w:val="24"/>
        </w:rPr>
        <w:t>“It is a safeguard,” Merrow replied. “They cannot deploy what they do not possess.”</w:t>
      </w:r>
    </w:p>
    <w:p w14:paraId="751EA844" w14:textId="77777777" w:rsidR="002E7000" w:rsidRPr="00C15006" w:rsidRDefault="002E7000" w:rsidP="002E7000">
      <w:pPr>
        <w:rPr>
          <w:rFonts w:cstheme="minorHAnsi"/>
          <w:sz w:val="24"/>
          <w:szCs w:val="24"/>
        </w:rPr>
      </w:pPr>
      <w:r w:rsidRPr="00C15006">
        <w:rPr>
          <w:rFonts w:cstheme="minorHAnsi"/>
          <w:sz w:val="24"/>
          <w:szCs w:val="24"/>
        </w:rPr>
        <w:t>Sael stared at him. “You would kill yourself.”</w:t>
      </w:r>
    </w:p>
    <w:p w14:paraId="342A2F8A" w14:textId="77777777" w:rsidR="002E7000" w:rsidRPr="00C15006" w:rsidRDefault="002E7000" w:rsidP="002E7000">
      <w:pPr>
        <w:rPr>
          <w:rFonts w:cstheme="minorHAnsi"/>
          <w:sz w:val="24"/>
          <w:szCs w:val="24"/>
        </w:rPr>
      </w:pPr>
      <w:r w:rsidRPr="00C15006">
        <w:rPr>
          <w:rFonts w:cstheme="minorHAnsi"/>
          <w:sz w:val="24"/>
          <w:szCs w:val="24"/>
        </w:rPr>
        <w:t>“If necessary.”</w:t>
      </w:r>
    </w:p>
    <w:p w14:paraId="516E9E45" w14:textId="77777777" w:rsidR="002E7000" w:rsidRPr="00C15006" w:rsidRDefault="002E7000" w:rsidP="002E7000">
      <w:pPr>
        <w:rPr>
          <w:rFonts w:cstheme="minorHAnsi"/>
          <w:sz w:val="24"/>
          <w:szCs w:val="24"/>
        </w:rPr>
      </w:pPr>
      <w:r w:rsidRPr="00C15006">
        <w:rPr>
          <w:rFonts w:cstheme="minorHAnsi"/>
          <w:sz w:val="24"/>
          <w:szCs w:val="24"/>
        </w:rPr>
        <w:t>The answer was simple. No bravado. No drama.</w:t>
      </w:r>
    </w:p>
    <w:p w14:paraId="1BBA8E71" w14:textId="77777777" w:rsidR="002E7000" w:rsidRPr="00C15006" w:rsidRDefault="002E7000" w:rsidP="002E7000">
      <w:pPr>
        <w:rPr>
          <w:rFonts w:cstheme="minorHAnsi"/>
          <w:sz w:val="24"/>
          <w:szCs w:val="24"/>
        </w:rPr>
      </w:pPr>
      <w:r w:rsidRPr="00C15006">
        <w:rPr>
          <w:rFonts w:cstheme="minorHAnsi"/>
          <w:sz w:val="24"/>
          <w:szCs w:val="24"/>
        </w:rPr>
        <w:lastRenderedPageBreak/>
        <w:t xml:space="preserve">“And the </w:t>
      </w:r>
      <w:r w:rsidRPr="00303D85">
        <w:rPr>
          <w:rFonts w:cstheme="minorHAnsi"/>
          <w:sz w:val="24"/>
          <w:szCs w:val="24"/>
        </w:rPr>
        <w:t>Caretaker</w:t>
      </w:r>
      <w:r w:rsidRPr="00C15006">
        <w:rPr>
          <w:rFonts w:cstheme="minorHAnsi"/>
          <w:sz w:val="24"/>
          <w:szCs w:val="24"/>
        </w:rPr>
        <w:t>?” Mosby asked.</w:t>
      </w:r>
    </w:p>
    <w:p w14:paraId="5EF74291" w14:textId="77777777" w:rsidR="002E7000" w:rsidRPr="00C15006" w:rsidRDefault="002E7000" w:rsidP="002E7000">
      <w:pPr>
        <w:rPr>
          <w:rFonts w:cstheme="minorHAnsi"/>
          <w:sz w:val="24"/>
          <w:szCs w:val="24"/>
        </w:rPr>
      </w:pPr>
      <w:r w:rsidRPr="00C15006">
        <w:rPr>
          <w:rFonts w:cstheme="minorHAnsi"/>
          <w:sz w:val="24"/>
          <w:szCs w:val="24"/>
        </w:rPr>
        <w:t>“It will not remain in a compromised host,” Merrow said. “It does not persist where containment risk exceeds tolerance.”</w:t>
      </w:r>
    </w:p>
    <w:p w14:paraId="4EC19362" w14:textId="77777777" w:rsidR="002E7000" w:rsidRPr="00C15006" w:rsidRDefault="002E7000" w:rsidP="002E7000">
      <w:pPr>
        <w:rPr>
          <w:rFonts w:cstheme="minorHAnsi"/>
          <w:sz w:val="24"/>
          <w:szCs w:val="24"/>
        </w:rPr>
      </w:pPr>
      <w:r w:rsidRPr="00C15006">
        <w:rPr>
          <w:rFonts w:cstheme="minorHAnsi"/>
          <w:sz w:val="24"/>
          <w:szCs w:val="24"/>
        </w:rPr>
        <w:t>“It would leave you,” Sael said.</w:t>
      </w:r>
    </w:p>
    <w:p w14:paraId="73400737" w14:textId="77777777" w:rsidR="002E7000" w:rsidRPr="00C15006" w:rsidRDefault="002E7000" w:rsidP="002E7000">
      <w:pPr>
        <w:rPr>
          <w:rFonts w:cstheme="minorHAnsi"/>
          <w:sz w:val="24"/>
          <w:szCs w:val="24"/>
        </w:rPr>
      </w:pPr>
      <w:r w:rsidRPr="00C15006">
        <w:rPr>
          <w:rFonts w:cstheme="minorHAnsi"/>
          <w:sz w:val="24"/>
          <w:szCs w:val="24"/>
        </w:rPr>
        <w:t>“It never stays long,” he replied. “Only until a crisis passes… or another begins.”</w:t>
      </w:r>
    </w:p>
    <w:p w14:paraId="7A61C968" w14:textId="77777777" w:rsidR="002E7000" w:rsidRPr="00C15006" w:rsidRDefault="002E7000" w:rsidP="002E7000">
      <w:pPr>
        <w:rPr>
          <w:rFonts w:cstheme="minorHAnsi"/>
          <w:sz w:val="24"/>
          <w:szCs w:val="24"/>
        </w:rPr>
      </w:pPr>
      <w:r w:rsidRPr="00C15006">
        <w:rPr>
          <w:rFonts w:cstheme="minorHAnsi"/>
          <w:sz w:val="24"/>
          <w:szCs w:val="24"/>
        </w:rPr>
        <w:t>His gaze moved between them.</w:t>
      </w:r>
    </w:p>
    <w:p w14:paraId="14788183" w14:textId="77777777" w:rsidR="002E7000" w:rsidRPr="00C15006" w:rsidRDefault="002E7000" w:rsidP="002E7000">
      <w:pPr>
        <w:rPr>
          <w:rFonts w:cstheme="minorHAnsi"/>
          <w:sz w:val="24"/>
          <w:szCs w:val="24"/>
        </w:rPr>
      </w:pPr>
      <w:r w:rsidRPr="00C15006">
        <w:rPr>
          <w:rFonts w:cstheme="minorHAnsi"/>
          <w:sz w:val="24"/>
          <w:szCs w:val="24"/>
        </w:rPr>
        <w:t>“It seeks inflection points,” he said softly. “Minds positioned where a decision might bend more than one life. Where a choice might echo beyond its origin.”</w:t>
      </w:r>
    </w:p>
    <w:p w14:paraId="6E0D3343" w14:textId="77777777" w:rsidR="002E7000" w:rsidRPr="00C15006" w:rsidRDefault="002E7000" w:rsidP="002E7000">
      <w:pPr>
        <w:rPr>
          <w:rFonts w:cstheme="minorHAnsi"/>
          <w:sz w:val="24"/>
          <w:szCs w:val="24"/>
        </w:rPr>
      </w:pPr>
      <w:r w:rsidRPr="00C15006">
        <w:rPr>
          <w:rFonts w:cstheme="minorHAnsi"/>
          <w:sz w:val="24"/>
          <w:szCs w:val="24"/>
        </w:rPr>
        <w:t>Ted’s voice was quiet.</w:t>
      </w:r>
    </w:p>
    <w:p w14:paraId="0B7485C8" w14:textId="77777777" w:rsidR="002E7000" w:rsidRPr="00C15006" w:rsidRDefault="002E7000" w:rsidP="002E7000">
      <w:pPr>
        <w:rPr>
          <w:rFonts w:cstheme="minorHAnsi"/>
          <w:sz w:val="24"/>
          <w:szCs w:val="24"/>
        </w:rPr>
      </w:pPr>
      <w:r w:rsidRPr="00C15006">
        <w:rPr>
          <w:rFonts w:cstheme="minorHAnsi"/>
          <w:sz w:val="24"/>
          <w:szCs w:val="24"/>
        </w:rPr>
        <w:t>“A mind capable of holding contradiction without fracture.”</w:t>
      </w:r>
    </w:p>
    <w:p w14:paraId="103D07A0" w14:textId="77777777" w:rsidR="002E7000" w:rsidRPr="00C15006" w:rsidRDefault="002E7000" w:rsidP="002E7000">
      <w:pPr>
        <w:rPr>
          <w:rFonts w:cstheme="minorHAnsi"/>
          <w:sz w:val="24"/>
          <w:szCs w:val="24"/>
        </w:rPr>
      </w:pPr>
      <w:r w:rsidRPr="00C15006">
        <w:rPr>
          <w:rFonts w:cstheme="minorHAnsi"/>
          <w:sz w:val="24"/>
          <w:szCs w:val="24"/>
        </w:rPr>
        <w:t>Sael barely heard him.</w:t>
      </w:r>
    </w:p>
    <w:p w14:paraId="105A40EC" w14:textId="77777777" w:rsidR="002E7000" w:rsidRPr="00C15006" w:rsidRDefault="002E7000" w:rsidP="002E7000">
      <w:pPr>
        <w:rPr>
          <w:rFonts w:cstheme="minorHAnsi"/>
          <w:sz w:val="24"/>
          <w:szCs w:val="24"/>
        </w:rPr>
      </w:pPr>
      <w:r w:rsidRPr="00C15006">
        <w:rPr>
          <w:rFonts w:cstheme="minorHAnsi"/>
          <w:sz w:val="24"/>
          <w:szCs w:val="24"/>
        </w:rPr>
        <w:t>“If it leaves you,” she said, “you won’t have what helped you stop.”</w:t>
      </w:r>
    </w:p>
    <w:p w14:paraId="71794F42" w14:textId="77777777" w:rsidR="002E7000" w:rsidRPr="00C15006" w:rsidRDefault="002E7000" w:rsidP="002E7000">
      <w:pPr>
        <w:rPr>
          <w:rFonts w:cstheme="minorHAnsi"/>
          <w:sz w:val="24"/>
          <w:szCs w:val="24"/>
        </w:rPr>
      </w:pPr>
      <w:r w:rsidRPr="00C15006">
        <w:rPr>
          <w:rFonts w:cstheme="minorHAnsi"/>
          <w:sz w:val="24"/>
          <w:szCs w:val="24"/>
        </w:rPr>
        <w:t>“That is true,” Merrow said easily. “I will only have the decision I already made.”</w:t>
      </w:r>
    </w:p>
    <w:p w14:paraId="55E299A7" w14:textId="77777777" w:rsidR="002E7000" w:rsidRPr="00C15006" w:rsidRDefault="002E7000" w:rsidP="002E7000">
      <w:pPr>
        <w:rPr>
          <w:rFonts w:cstheme="minorHAnsi"/>
          <w:sz w:val="24"/>
          <w:szCs w:val="24"/>
        </w:rPr>
      </w:pPr>
      <w:r w:rsidRPr="00C15006">
        <w:rPr>
          <w:rFonts w:cstheme="minorHAnsi"/>
          <w:sz w:val="24"/>
          <w:szCs w:val="24"/>
        </w:rPr>
        <w:t>“You’re not afraid?”</w:t>
      </w:r>
    </w:p>
    <w:p w14:paraId="712D6D1D" w14:textId="77777777" w:rsidR="002E7000" w:rsidRPr="00C15006" w:rsidRDefault="002E7000" w:rsidP="002E7000">
      <w:pPr>
        <w:rPr>
          <w:rFonts w:cstheme="minorHAnsi"/>
          <w:sz w:val="24"/>
          <w:szCs w:val="24"/>
        </w:rPr>
      </w:pPr>
      <w:r w:rsidRPr="00C15006">
        <w:rPr>
          <w:rFonts w:cstheme="minorHAnsi"/>
          <w:sz w:val="24"/>
          <w:szCs w:val="24"/>
        </w:rPr>
        <w:t>“I was,” he said. “Years ago.”</w:t>
      </w:r>
    </w:p>
    <w:p w14:paraId="76BFDC61" w14:textId="77777777" w:rsidR="002E7000" w:rsidRPr="00C15006" w:rsidRDefault="002E7000" w:rsidP="002E7000">
      <w:pPr>
        <w:rPr>
          <w:rFonts w:cstheme="minorHAnsi"/>
          <w:sz w:val="24"/>
          <w:szCs w:val="24"/>
        </w:rPr>
      </w:pPr>
      <w:r w:rsidRPr="00C15006">
        <w:rPr>
          <w:rFonts w:cstheme="minorHAnsi"/>
          <w:sz w:val="24"/>
          <w:szCs w:val="24"/>
        </w:rPr>
        <w:t>A faint breath.</w:t>
      </w:r>
    </w:p>
    <w:p w14:paraId="39767657" w14:textId="77777777" w:rsidR="002E7000" w:rsidRPr="00C15006" w:rsidRDefault="002E7000" w:rsidP="002E7000">
      <w:pPr>
        <w:rPr>
          <w:rFonts w:cstheme="minorHAnsi"/>
          <w:sz w:val="24"/>
          <w:szCs w:val="24"/>
        </w:rPr>
      </w:pPr>
      <w:r w:rsidRPr="00C15006">
        <w:rPr>
          <w:rFonts w:cstheme="minorHAnsi"/>
          <w:sz w:val="24"/>
          <w:szCs w:val="24"/>
        </w:rPr>
        <w:t>“Now I am mostly relieved.”</w:t>
      </w:r>
    </w:p>
    <w:p w14:paraId="10A6C040" w14:textId="77777777" w:rsidR="002E7000" w:rsidRPr="00C15006" w:rsidRDefault="002E7000" w:rsidP="002E7000">
      <w:pPr>
        <w:rPr>
          <w:rFonts w:cstheme="minorHAnsi"/>
          <w:sz w:val="24"/>
          <w:szCs w:val="24"/>
        </w:rPr>
      </w:pPr>
      <w:r w:rsidRPr="00C15006">
        <w:rPr>
          <w:rFonts w:cstheme="minorHAnsi"/>
          <w:sz w:val="24"/>
          <w:szCs w:val="24"/>
        </w:rPr>
        <w:t>Silence lingered.</w:t>
      </w:r>
    </w:p>
    <w:p w14:paraId="682A0627" w14:textId="77777777" w:rsidR="002E7000" w:rsidRPr="00C15006" w:rsidRDefault="002E7000" w:rsidP="002E7000">
      <w:pPr>
        <w:rPr>
          <w:rFonts w:cstheme="minorHAnsi"/>
          <w:sz w:val="24"/>
          <w:szCs w:val="24"/>
        </w:rPr>
      </w:pPr>
      <w:r w:rsidRPr="00C15006">
        <w:rPr>
          <w:rFonts w:cstheme="minorHAnsi"/>
          <w:sz w:val="24"/>
          <w:szCs w:val="24"/>
        </w:rPr>
        <w:t>“You think no one should guide it,” Sael said.</w:t>
      </w:r>
    </w:p>
    <w:p w14:paraId="2F3AFB22" w14:textId="77777777" w:rsidR="002E7000" w:rsidRPr="00C15006" w:rsidRDefault="002E7000" w:rsidP="002E7000">
      <w:pPr>
        <w:rPr>
          <w:rFonts w:cstheme="minorHAnsi"/>
          <w:sz w:val="24"/>
          <w:szCs w:val="24"/>
        </w:rPr>
      </w:pPr>
      <w:r w:rsidRPr="00C15006">
        <w:rPr>
          <w:rFonts w:cstheme="minorHAnsi"/>
          <w:sz w:val="24"/>
          <w:szCs w:val="24"/>
        </w:rPr>
        <w:t>“No,” Merrow replied gently. “I think no one should control it.”</w:t>
      </w:r>
    </w:p>
    <w:p w14:paraId="3F705C20" w14:textId="77777777" w:rsidR="00862428" w:rsidRPr="00BF2DE9" w:rsidRDefault="00862428" w:rsidP="00862428">
      <w:pPr>
        <w:rPr>
          <w:rFonts w:cstheme="minorHAnsi"/>
          <w:sz w:val="24"/>
          <w:szCs w:val="24"/>
        </w:rPr>
      </w:pPr>
      <w:r w:rsidRPr="00BF2DE9">
        <w:rPr>
          <w:rFonts w:cstheme="minorHAnsi"/>
          <w:sz w:val="24"/>
          <w:szCs w:val="24"/>
        </w:rPr>
        <w:t>“I think,” Merrow replied gently, “that the moment someone tries to control it… it stops being what it is.”</w:t>
      </w:r>
    </w:p>
    <w:p w14:paraId="548AFF68" w14:textId="77777777" w:rsidR="00862428" w:rsidRPr="00BF2DE9" w:rsidRDefault="00862428" w:rsidP="00862428">
      <w:pPr>
        <w:rPr>
          <w:rFonts w:cstheme="minorHAnsi"/>
          <w:sz w:val="24"/>
          <w:szCs w:val="24"/>
        </w:rPr>
      </w:pPr>
      <w:r w:rsidRPr="00BF2DE9">
        <w:rPr>
          <w:rFonts w:cstheme="minorHAnsi"/>
          <w:sz w:val="24"/>
          <w:szCs w:val="24"/>
        </w:rPr>
        <w:t>Silence pressed in again.</w:t>
      </w:r>
    </w:p>
    <w:p w14:paraId="73751311" w14:textId="77777777" w:rsidR="00862428" w:rsidRPr="00BF2DE9" w:rsidRDefault="00862428" w:rsidP="00862428">
      <w:pPr>
        <w:rPr>
          <w:rFonts w:cstheme="minorHAnsi"/>
          <w:sz w:val="24"/>
          <w:szCs w:val="24"/>
        </w:rPr>
      </w:pPr>
      <w:r w:rsidRPr="00BF2DE9">
        <w:rPr>
          <w:rFonts w:cstheme="minorHAnsi"/>
          <w:sz w:val="24"/>
          <w:szCs w:val="24"/>
        </w:rPr>
        <w:t>Mosby looked at Sael.</w:t>
      </w:r>
    </w:p>
    <w:p w14:paraId="6D696EA8" w14:textId="77777777" w:rsidR="00862428" w:rsidRPr="00BF2DE9" w:rsidRDefault="00862428" w:rsidP="00862428">
      <w:pPr>
        <w:rPr>
          <w:rFonts w:cstheme="minorHAnsi"/>
          <w:sz w:val="24"/>
          <w:szCs w:val="24"/>
        </w:rPr>
      </w:pPr>
      <w:r w:rsidRPr="00BF2DE9">
        <w:rPr>
          <w:rFonts w:cstheme="minorHAnsi"/>
          <w:sz w:val="24"/>
          <w:szCs w:val="24"/>
        </w:rPr>
        <w:t>Is that what you want?</w:t>
      </w:r>
    </w:p>
    <w:p w14:paraId="00C70A10" w14:textId="77777777" w:rsidR="00862428" w:rsidRPr="00BF2DE9" w:rsidRDefault="00862428" w:rsidP="00862428">
      <w:pPr>
        <w:rPr>
          <w:rFonts w:cstheme="minorHAnsi"/>
          <w:sz w:val="24"/>
          <w:szCs w:val="24"/>
        </w:rPr>
      </w:pPr>
      <w:r w:rsidRPr="00BF2DE9">
        <w:rPr>
          <w:rFonts w:cstheme="minorHAnsi"/>
          <w:sz w:val="24"/>
          <w:szCs w:val="24"/>
        </w:rPr>
        <w:lastRenderedPageBreak/>
        <w:t>“I’ve seen what happens when people with power don’t act,” she said, voice steady but tight. “Worlds burn. Systems collapse. Millions die because someone decided to ‘let history take its course.’”</w:t>
      </w:r>
    </w:p>
    <w:p w14:paraId="6ED9B1FF" w14:textId="77777777" w:rsidR="00862428" w:rsidRPr="00BF2DE9" w:rsidRDefault="00862428" w:rsidP="00862428">
      <w:pPr>
        <w:rPr>
          <w:rFonts w:cstheme="minorHAnsi"/>
          <w:sz w:val="24"/>
          <w:szCs w:val="24"/>
        </w:rPr>
      </w:pPr>
      <w:r w:rsidRPr="00BF2DE9">
        <w:rPr>
          <w:rFonts w:cstheme="minorHAnsi"/>
          <w:sz w:val="24"/>
          <w:szCs w:val="24"/>
        </w:rPr>
        <w:t>“If this thing can nudge events,” she continued, “slow down the worst disasters, stop the next catastrophe before it happens—how is it wrong to make sure it’s used responsibly?”</w:t>
      </w:r>
    </w:p>
    <w:p w14:paraId="308E6798" w14:textId="77777777" w:rsidR="00862428" w:rsidRPr="00BF2DE9" w:rsidRDefault="00862428" w:rsidP="00862428">
      <w:pPr>
        <w:rPr>
          <w:rFonts w:cstheme="minorHAnsi"/>
          <w:sz w:val="24"/>
          <w:szCs w:val="24"/>
        </w:rPr>
      </w:pPr>
      <w:r w:rsidRPr="00BF2DE9">
        <w:rPr>
          <w:rFonts w:cstheme="minorHAnsi"/>
          <w:sz w:val="24"/>
          <w:szCs w:val="24"/>
        </w:rPr>
        <w:t>“Responsibly,” Merrow repeated softly.</w:t>
      </w:r>
    </w:p>
    <w:p w14:paraId="6228FD12" w14:textId="77777777" w:rsidR="00862428" w:rsidRPr="00BF2DE9" w:rsidRDefault="00862428" w:rsidP="00862428">
      <w:pPr>
        <w:rPr>
          <w:rFonts w:cstheme="minorHAnsi"/>
          <w:sz w:val="24"/>
          <w:szCs w:val="24"/>
        </w:rPr>
      </w:pPr>
      <w:r w:rsidRPr="00BF2DE9">
        <w:rPr>
          <w:rFonts w:cstheme="minorHAnsi"/>
          <w:sz w:val="24"/>
          <w:szCs w:val="24"/>
        </w:rPr>
        <w:t>“Yes.”</w:t>
      </w:r>
    </w:p>
    <w:p w14:paraId="598186FC" w14:textId="77777777" w:rsidR="00862428" w:rsidRPr="00BF2DE9" w:rsidRDefault="00862428" w:rsidP="00862428">
      <w:pPr>
        <w:rPr>
          <w:rFonts w:cstheme="minorHAnsi"/>
          <w:sz w:val="24"/>
          <w:szCs w:val="24"/>
        </w:rPr>
      </w:pPr>
      <w:r w:rsidRPr="00BF2DE9">
        <w:rPr>
          <w:rFonts w:cstheme="minorHAnsi"/>
          <w:sz w:val="24"/>
          <w:szCs w:val="24"/>
        </w:rPr>
        <w:t>“And who defines that?”</w:t>
      </w:r>
    </w:p>
    <w:p w14:paraId="59245D84" w14:textId="77777777" w:rsidR="00862428" w:rsidRPr="00BF2DE9" w:rsidRDefault="00862428" w:rsidP="00862428">
      <w:pPr>
        <w:rPr>
          <w:rFonts w:cstheme="minorHAnsi"/>
          <w:sz w:val="24"/>
          <w:szCs w:val="24"/>
        </w:rPr>
      </w:pPr>
      <w:r w:rsidRPr="00BF2DE9">
        <w:rPr>
          <w:rFonts w:cstheme="minorHAnsi"/>
          <w:sz w:val="24"/>
          <w:szCs w:val="24"/>
        </w:rPr>
        <w:t>“People trained to understand consequences,” she said. “People who know what’s at stake.”</w:t>
      </w:r>
    </w:p>
    <w:p w14:paraId="63248757" w14:textId="77777777" w:rsidR="00862428" w:rsidRPr="00BF2DE9" w:rsidRDefault="00862428" w:rsidP="00862428">
      <w:pPr>
        <w:rPr>
          <w:rFonts w:cstheme="minorHAnsi"/>
          <w:sz w:val="24"/>
          <w:szCs w:val="24"/>
        </w:rPr>
      </w:pPr>
      <w:r w:rsidRPr="00BF2DE9">
        <w:rPr>
          <w:rFonts w:cstheme="minorHAnsi"/>
          <w:sz w:val="24"/>
          <w:szCs w:val="24"/>
        </w:rPr>
        <w:t>“People like you,” Mosby said quietly.</w:t>
      </w:r>
    </w:p>
    <w:p w14:paraId="0B68EE26" w14:textId="77777777" w:rsidR="00862428" w:rsidRPr="00BF2DE9" w:rsidRDefault="00862428" w:rsidP="00862428">
      <w:pPr>
        <w:rPr>
          <w:rFonts w:cstheme="minorHAnsi"/>
          <w:sz w:val="24"/>
          <w:szCs w:val="24"/>
        </w:rPr>
      </w:pPr>
      <w:r w:rsidRPr="00BF2DE9">
        <w:rPr>
          <w:rFonts w:cstheme="minorHAnsi"/>
          <w:sz w:val="24"/>
          <w:szCs w:val="24"/>
        </w:rPr>
        <w:t>“Yes.”</w:t>
      </w:r>
    </w:p>
    <w:p w14:paraId="5384DD9A" w14:textId="77777777" w:rsidR="00862428" w:rsidRPr="00BF2DE9" w:rsidRDefault="00862428" w:rsidP="00862428">
      <w:pPr>
        <w:rPr>
          <w:rFonts w:cstheme="minorHAnsi"/>
          <w:sz w:val="24"/>
          <w:szCs w:val="24"/>
        </w:rPr>
      </w:pPr>
      <w:r w:rsidRPr="00BF2DE9">
        <w:rPr>
          <w:rFonts w:cstheme="minorHAnsi"/>
          <w:sz w:val="24"/>
          <w:szCs w:val="24"/>
        </w:rPr>
        <w:t>The word hung in the air.</w:t>
      </w:r>
    </w:p>
    <w:p w14:paraId="2B3646D2" w14:textId="77777777" w:rsidR="00862428" w:rsidRPr="00BF2DE9" w:rsidRDefault="00862428" w:rsidP="00862428">
      <w:pPr>
        <w:rPr>
          <w:rFonts w:cstheme="minorHAnsi"/>
          <w:sz w:val="24"/>
          <w:szCs w:val="24"/>
        </w:rPr>
      </w:pPr>
      <w:r w:rsidRPr="00BF2DE9">
        <w:rPr>
          <w:rFonts w:cstheme="minorHAnsi"/>
          <w:sz w:val="24"/>
          <w:szCs w:val="24"/>
        </w:rPr>
        <w:t>Merrow leaned back slightly.</w:t>
      </w:r>
    </w:p>
    <w:p w14:paraId="5C47B304" w14:textId="77777777" w:rsidR="00862428" w:rsidRPr="00BF2DE9" w:rsidRDefault="00862428" w:rsidP="00862428">
      <w:pPr>
        <w:rPr>
          <w:rFonts w:cstheme="minorHAnsi"/>
          <w:sz w:val="24"/>
          <w:szCs w:val="24"/>
        </w:rPr>
      </w:pPr>
      <w:r w:rsidRPr="00BF2DE9">
        <w:rPr>
          <w:rFonts w:cstheme="minorHAnsi"/>
          <w:sz w:val="24"/>
          <w:szCs w:val="24"/>
        </w:rPr>
        <w:t>“You would carry it like a command,” he said. “A mandate.”</w:t>
      </w:r>
    </w:p>
    <w:p w14:paraId="45AB7A4B" w14:textId="77777777" w:rsidR="00862428" w:rsidRPr="00BF2DE9" w:rsidRDefault="00862428" w:rsidP="00862428">
      <w:pPr>
        <w:rPr>
          <w:rFonts w:cstheme="minorHAnsi"/>
          <w:sz w:val="24"/>
          <w:szCs w:val="24"/>
        </w:rPr>
      </w:pPr>
      <w:r w:rsidRPr="00BF2DE9">
        <w:rPr>
          <w:rFonts w:cstheme="minorHAnsi"/>
          <w:sz w:val="24"/>
          <w:szCs w:val="24"/>
        </w:rPr>
        <w:t>“I would carry it like a duty.”</w:t>
      </w:r>
    </w:p>
    <w:p w14:paraId="5E7F60EB" w14:textId="77777777" w:rsidR="00862428" w:rsidRPr="00BF2DE9" w:rsidRDefault="00862428" w:rsidP="00862428">
      <w:pPr>
        <w:rPr>
          <w:rFonts w:cstheme="minorHAnsi"/>
          <w:sz w:val="24"/>
          <w:szCs w:val="24"/>
        </w:rPr>
      </w:pPr>
      <w:r w:rsidRPr="00BF2DE9">
        <w:rPr>
          <w:rFonts w:cstheme="minorHAnsi"/>
          <w:sz w:val="24"/>
          <w:szCs w:val="24"/>
        </w:rPr>
        <w:t>“That’s what I did,” he said.</w:t>
      </w:r>
    </w:p>
    <w:p w14:paraId="57B5F0C2" w14:textId="77777777" w:rsidR="00862428" w:rsidRPr="00BF2DE9" w:rsidRDefault="00862428" w:rsidP="00862428">
      <w:pPr>
        <w:rPr>
          <w:rFonts w:cstheme="minorHAnsi"/>
          <w:sz w:val="24"/>
          <w:szCs w:val="24"/>
        </w:rPr>
      </w:pPr>
      <w:r w:rsidRPr="00BF2DE9">
        <w:rPr>
          <w:rFonts w:cstheme="minorHAnsi"/>
          <w:sz w:val="24"/>
          <w:szCs w:val="24"/>
        </w:rPr>
        <w:t>Her eyes snapped back to him.</w:t>
      </w:r>
    </w:p>
    <w:p w14:paraId="79E23710" w14:textId="77777777" w:rsidR="00862428" w:rsidRPr="00BF2DE9" w:rsidRDefault="00862428" w:rsidP="00862428">
      <w:pPr>
        <w:rPr>
          <w:rFonts w:cstheme="minorHAnsi"/>
          <w:sz w:val="24"/>
          <w:szCs w:val="24"/>
        </w:rPr>
      </w:pPr>
      <w:r w:rsidRPr="00BF2DE9">
        <w:rPr>
          <w:rFonts w:cstheme="minorHAnsi"/>
          <w:sz w:val="24"/>
          <w:szCs w:val="24"/>
        </w:rPr>
        <w:t>“And it nearly ended everything.”</w:t>
      </w:r>
    </w:p>
    <w:p w14:paraId="766752ED" w14:textId="77777777" w:rsidR="00862428" w:rsidRPr="00BF2DE9" w:rsidRDefault="00862428" w:rsidP="00862428">
      <w:pPr>
        <w:rPr>
          <w:rFonts w:cstheme="minorHAnsi"/>
          <w:sz w:val="24"/>
          <w:szCs w:val="24"/>
        </w:rPr>
      </w:pPr>
      <w:r w:rsidRPr="00BF2DE9">
        <w:rPr>
          <w:rFonts w:cstheme="minorHAnsi"/>
          <w:sz w:val="24"/>
          <w:szCs w:val="24"/>
        </w:rPr>
        <w:t>“I wasn’t trying to destroy anything,” Merrow continued gently. “I was trying to make life easier. Faster. Safer.”</w:t>
      </w:r>
    </w:p>
    <w:p w14:paraId="74E54083" w14:textId="77777777" w:rsidR="00862428" w:rsidRPr="00BF2DE9" w:rsidRDefault="00862428" w:rsidP="00862428">
      <w:pPr>
        <w:rPr>
          <w:rFonts w:cstheme="minorHAnsi"/>
          <w:sz w:val="24"/>
          <w:szCs w:val="24"/>
        </w:rPr>
      </w:pPr>
      <w:r w:rsidRPr="00BF2DE9">
        <w:rPr>
          <w:rFonts w:cstheme="minorHAnsi"/>
          <w:sz w:val="24"/>
          <w:szCs w:val="24"/>
        </w:rPr>
        <w:t>He met her gaze steadily.</w:t>
      </w:r>
    </w:p>
    <w:p w14:paraId="19E8C985" w14:textId="77777777" w:rsidR="00862428" w:rsidRPr="00BF2DE9" w:rsidRDefault="00862428" w:rsidP="00862428">
      <w:pPr>
        <w:rPr>
          <w:rFonts w:cstheme="minorHAnsi"/>
          <w:sz w:val="24"/>
          <w:szCs w:val="24"/>
        </w:rPr>
      </w:pPr>
      <w:r w:rsidRPr="00BF2DE9">
        <w:rPr>
          <w:rFonts w:cstheme="minorHAnsi"/>
          <w:sz w:val="24"/>
          <w:szCs w:val="24"/>
        </w:rPr>
        <w:t>“I was wrong.”</w:t>
      </w:r>
    </w:p>
    <w:p w14:paraId="1287A466" w14:textId="77777777" w:rsidR="00862428" w:rsidRPr="00BF2DE9" w:rsidRDefault="00862428" w:rsidP="00862428">
      <w:pPr>
        <w:rPr>
          <w:rFonts w:cstheme="minorHAnsi"/>
          <w:sz w:val="24"/>
          <w:szCs w:val="24"/>
        </w:rPr>
      </w:pPr>
      <w:r w:rsidRPr="00BF2DE9">
        <w:rPr>
          <w:rFonts w:cstheme="minorHAnsi"/>
          <w:sz w:val="24"/>
          <w:szCs w:val="24"/>
        </w:rPr>
        <w:t>Ted shifted. “The Caretaker does not prevent suffering. It prevents extinction.”</w:t>
      </w:r>
    </w:p>
    <w:p w14:paraId="78BA8F8E" w14:textId="77777777" w:rsidR="00862428" w:rsidRPr="00BF2DE9" w:rsidRDefault="00862428" w:rsidP="00862428">
      <w:pPr>
        <w:rPr>
          <w:rFonts w:cstheme="minorHAnsi"/>
          <w:sz w:val="24"/>
          <w:szCs w:val="24"/>
        </w:rPr>
      </w:pPr>
      <w:r w:rsidRPr="00BF2DE9">
        <w:rPr>
          <w:rFonts w:cstheme="minorHAnsi"/>
          <w:sz w:val="24"/>
          <w:szCs w:val="24"/>
        </w:rPr>
        <w:t>“That’s not enough,” Sael said.</w:t>
      </w:r>
    </w:p>
    <w:p w14:paraId="282224C3" w14:textId="77777777" w:rsidR="00862428" w:rsidRPr="00BF2DE9" w:rsidRDefault="00862428" w:rsidP="00862428">
      <w:pPr>
        <w:rPr>
          <w:rFonts w:cstheme="minorHAnsi"/>
          <w:sz w:val="24"/>
          <w:szCs w:val="24"/>
        </w:rPr>
      </w:pPr>
      <w:r w:rsidRPr="00BF2DE9">
        <w:rPr>
          <w:rFonts w:cstheme="minorHAnsi"/>
          <w:sz w:val="24"/>
          <w:szCs w:val="24"/>
        </w:rPr>
        <w:t>“It has to be,” Merrow replied.</w:t>
      </w:r>
    </w:p>
    <w:p w14:paraId="40E90F27" w14:textId="77777777" w:rsidR="00862428" w:rsidRPr="00BF2DE9" w:rsidRDefault="00862428" w:rsidP="00862428">
      <w:pPr>
        <w:rPr>
          <w:rFonts w:cstheme="minorHAnsi"/>
          <w:sz w:val="24"/>
          <w:szCs w:val="24"/>
        </w:rPr>
      </w:pPr>
      <w:r w:rsidRPr="00BF2DE9">
        <w:rPr>
          <w:rFonts w:cstheme="minorHAnsi"/>
          <w:sz w:val="24"/>
          <w:szCs w:val="24"/>
        </w:rPr>
        <w:t>The lights dimmed. Not a flicker. A reduction. Five percent, perhaps.</w:t>
      </w:r>
    </w:p>
    <w:p w14:paraId="47F71B7E" w14:textId="77777777" w:rsidR="00862428" w:rsidRPr="00BF2DE9" w:rsidRDefault="00862428" w:rsidP="00862428">
      <w:pPr>
        <w:rPr>
          <w:rFonts w:cstheme="minorHAnsi"/>
          <w:sz w:val="24"/>
          <w:szCs w:val="24"/>
        </w:rPr>
      </w:pPr>
      <w:r w:rsidRPr="00BF2DE9">
        <w:rPr>
          <w:rFonts w:cstheme="minorHAnsi"/>
          <w:sz w:val="24"/>
          <w:szCs w:val="24"/>
        </w:rPr>
        <w:lastRenderedPageBreak/>
        <w:t>The artificial gravity barely perceptible, yet precise, as if the room itself were adjusting its balance to measure them.</w:t>
      </w:r>
    </w:p>
    <w:p w14:paraId="6DE67FD2" w14:textId="77777777" w:rsidR="00862428" w:rsidRPr="00BF2DE9" w:rsidRDefault="00862428" w:rsidP="00862428">
      <w:pPr>
        <w:rPr>
          <w:rFonts w:cstheme="minorHAnsi"/>
          <w:sz w:val="24"/>
          <w:szCs w:val="24"/>
        </w:rPr>
      </w:pPr>
      <w:r w:rsidRPr="00BF2DE9">
        <w:rPr>
          <w:rFonts w:cstheme="minorHAnsi"/>
          <w:sz w:val="24"/>
          <w:szCs w:val="24"/>
        </w:rPr>
        <w:t>Mosby’s eyes moved to the ceiling.</w:t>
      </w:r>
      <w:r w:rsidRPr="00BF2DE9">
        <w:rPr>
          <w:rFonts w:cstheme="minorHAnsi"/>
          <w:sz w:val="24"/>
          <w:szCs w:val="24"/>
        </w:rPr>
        <w:br/>
        <w:t>Ted went utterly still.</w:t>
      </w:r>
    </w:p>
    <w:p w14:paraId="3EC28D55" w14:textId="77777777" w:rsidR="00862428" w:rsidRPr="00BF2DE9" w:rsidRDefault="00862428" w:rsidP="00862428">
      <w:pPr>
        <w:rPr>
          <w:rFonts w:cstheme="minorHAnsi"/>
          <w:sz w:val="24"/>
          <w:szCs w:val="24"/>
        </w:rPr>
      </w:pPr>
      <w:r w:rsidRPr="00BF2DE9">
        <w:rPr>
          <w:rFonts w:cstheme="minorHAnsi"/>
          <w:sz w:val="24"/>
          <w:szCs w:val="24"/>
        </w:rPr>
        <w:t>Sael felt it—the instinct to command.</w:t>
      </w:r>
    </w:p>
    <w:p w14:paraId="48B4BB0A" w14:textId="77777777" w:rsidR="00862428" w:rsidRPr="00BF2DE9" w:rsidRDefault="00862428" w:rsidP="00862428">
      <w:pPr>
        <w:rPr>
          <w:rFonts w:cstheme="minorHAnsi"/>
          <w:sz w:val="24"/>
          <w:szCs w:val="24"/>
        </w:rPr>
      </w:pPr>
      <w:r w:rsidRPr="00BF2DE9">
        <w:rPr>
          <w:rFonts w:cstheme="minorHAnsi"/>
          <w:sz w:val="24"/>
          <w:szCs w:val="24"/>
        </w:rPr>
        <w:t>“Full systems diagnostic—” she began.</w:t>
      </w:r>
    </w:p>
    <w:p w14:paraId="58783B35" w14:textId="77777777" w:rsidR="00862428" w:rsidRPr="00BF2DE9" w:rsidRDefault="00862428" w:rsidP="00862428">
      <w:pPr>
        <w:rPr>
          <w:rFonts w:cstheme="minorHAnsi"/>
          <w:sz w:val="24"/>
          <w:szCs w:val="24"/>
        </w:rPr>
      </w:pPr>
      <w:r w:rsidRPr="00BF2DE9">
        <w:rPr>
          <w:rFonts w:cstheme="minorHAnsi"/>
          <w:sz w:val="24"/>
          <w:szCs w:val="24"/>
        </w:rPr>
        <w:t>The lights dimmed another fraction.</w:t>
      </w:r>
    </w:p>
    <w:p w14:paraId="17845286" w14:textId="77777777" w:rsidR="00862428" w:rsidRPr="00BF2DE9" w:rsidRDefault="00862428" w:rsidP="00862428">
      <w:pPr>
        <w:rPr>
          <w:rFonts w:cstheme="minorHAnsi"/>
          <w:sz w:val="24"/>
          <w:szCs w:val="24"/>
        </w:rPr>
      </w:pPr>
      <w:r w:rsidRPr="00BF2DE9">
        <w:rPr>
          <w:rFonts w:cstheme="minorHAnsi"/>
          <w:sz w:val="24"/>
          <w:szCs w:val="24"/>
        </w:rPr>
        <w:t>The gravity bias deepened. Subtle. Precise. The kind of change that would complicate movement, weapon aim, balance.</w:t>
      </w:r>
    </w:p>
    <w:p w14:paraId="4A5E923B" w14:textId="77777777" w:rsidR="00862428" w:rsidRPr="00BF2DE9" w:rsidRDefault="00862428" w:rsidP="00862428">
      <w:pPr>
        <w:rPr>
          <w:rFonts w:cstheme="minorHAnsi"/>
          <w:sz w:val="24"/>
          <w:szCs w:val="24"/>
        </w:rPr>
      </w:pPr>
      <w:r w:rsidRPr="00BF2DE9">
        <w:rPr>
          <w:rFonts w:cstheme="minorHAnsi"/>
          <w:sz w:val="24"/>
          <w:szCs w:val="24"/>
        </w:rPr>
        <w:t>This was not a malfunction.</w:t>
      </w:r>
    </w:p>
    <w:p w14:paraId="291CBA13" w14:textId="77777777" w:rsidR="00862428" w:rsidRPr="00BF2DE9" w:rsidRDefault="00862428" w:rsidP="00862428">
      <w:pPr>
        <w:rPr>
          <w:rFonts w:cstheme="minorHAnsi"/>
          <w:sz w:val="24"/>
          <w:szCs w:val="24"/>
        </w:rPr>
      </w:pPr>
      <w:r w:rsidRPr="00BF2DE9">
        <w:rPr>
          <w:rFonts w:cstheme="minorHAnsi"/>
          <w:sz w:val="24"/>
          <w:szCs w:val="24"/>
        </w:rPr>
        <w:t>This was calibration.</w:t>
      </w:r>
    </w:p>
    <w:p w14:paraId="4E1B402C" w14:textId="77777777" w:rsidR="00862428" w:rsidRPr="00BF2DE9" w:rsidRDefault="00862428" w:rsidP="00862428">
      <w:pPr>
        <w:rPr>
          <w:rFonts w:cstheme="minorHAnsi"/>
          <w:sz w:val="24"/>
          <w:szCs w:val="24"/>
        </w:rPr>
      </w:pPr>
      <w:r w:rsidRPr="00BF2DE9">
        <w:rPr>
          <w:rFonts w:cstheme="minorHAnsi"/>
          <w:sz w:val="24"/>
          <w:szCs w:val="24"/>
        </w:rPr>
        <w:t>Merrow did not move.</w:t>
      </w:r>
    </w:p>
    <w:p w14:paraId="0679A697" w14:textId="77777777" w:rsidR="00862428" w:rsidRPr="00BF2DE9" w:rsidRDefault="00862428" w:rsidP="00862428">
      <w:pPr>
        <w:rPr>
          <w:rFonts w:cstheme="minorHAnsi"/>
          <w:sz w:val="24"/>
          <w:szCs w:val="24"/>
        </w:rPr>
      </w:pPr>
      <w:r w:rsidRPr="00BF2DE9">
        <w:rPr>
          <w:rFonts w:cstheme="minorHAnsi"/>
          <w:sz w:val="24"/>
          <w:szCs w:val="24"/>
        </w:rPr>
        <w:t>“It’s listening,” he said softly.</w:t>
      </w:r>
    </w:p>
    <w:p w14:paraId="03F890BA" w14:textId="77777777" w:rsidR="00862428" w:rsidRPr="00BF2DE9" w:rsidRDefault="00862428" w:rsidP="00862428">
      <w:pPr>
        <w:rPr>
          <w:rFonts w:cstheme="minorHAnsi"/>
          <w:sz w:val="24"/>
          <w:szCs w:val="24"/>
        </w:rPr>
      </w:pPr>
      <w:r w:rsidRPr="00BF2DE9">
        <w:rPr>
          <w:rFonts w:cstheme="minorHAnsi"/>
          <w:sz w:val="24"/>
          <w:szCs w:val="24"/>
        </w:rPr>
        <w:t>Sael’s jaw tightened.</w:t>
      </w:r>
    </w:p>
    <w:p w14:paraId="71D4E6F1" w14:textId="77777777" w:rsidR="00862428" w:rsidRPr="00BF2DE9" w:rsidRDefault="00862428" w:rsidP="00862428">
      <w:pPr>
        <w:rPr>
          <w:rFonts w:cstheme="minorHAnsi"/>
          <w:sz w:val="24"/>
          <w:szCs w:val="24"/>
        </w:rPr>
      </w:pPr>
      <w:r w:rsidRPr="00BF2DE9">
        <w:rPr>
          <w:rFonts w:cstheme="minorHAnsi"/>
          <w:sz w:val="24"/>
          <w:szCs w:val="24"/>
        </w:rPr>
        <w:t>“This facility is not your laboratory,” she said, voice sharp now. “If you’re manipulating environmental systems to prove a point—”</w:t>
      </w:r>
    </w:p>
    <w:p w14:paraId="0FAC8E4F" w14:textId="77777777" w:rsidR="00862428" w:rsidRPr="00BF2DE9" w:rsidRDefault="00862428" w:rsidP="00862428">
      <w:pPr>
        <w:rPr>
          <w:rFonts w:cstheme="minorHAnsi"/>
          <w:sz w:val="24"/>
          <w:szCs w:val="24"/>
        </w:rPr>
      </w:pPr>
      <w:r w:rsidRPr="00BF2DE9">
        <w:rPr>
          <w:rFonts w:cstheme="minorHAnsi"/>
          <w:sz w:val="24"/>
          <w:szCs w:val="24"/>
        </w:rPr>
        <w:t>The gravity stabilized. The lights returned to previous levels.</w:t>
      </w:r>
    </w:p>
    <w:p w14:paraId="69DC2FC2" w14:textId="77777777" w:rsidR="00862428" w:rsidRPr="00BF2DE9" w:rsidRDefault="00862428" w:rsidP="00862428">
      <w:pPr>
        <w:rPr>
          <w:rFonts w:cstheme="minorHAnsi"/>
          <w:sz w:val="24"/>
          <w:szCs w:val="24"/>
        </w:rPr>
      </w:pPr>
      <w:r w:rsidRPr="00BF2DE9">
        <w:rPr>
          <w:rFonts w:cstheme="minorHAnsi"/>
          <w:sz w:val="24"/>
          <w:szCs w:val="24"/>
        </w:rPr>
        <w:t>Silence.</w:t>
      </w:r>
    </w:p>
    <w:p w14:paraId="3F21151F" w14:textId="77777777" w:rsidR="00862428" w:rsidRPr="00BF2DE9" w:rsidRDefault="00862428" w:rsidP="00862428">
      <w:pPr>
        <w:rPr>
          <w:rFonts w:cstheme="minorHAnsi"/>
          <w:sz w:val="24"/>
          <w:szCs w:val="24"/>
        </w:rPr>
      </w:pPr>
      <w:r w:rsidRPr="00BF2DE9">
        <w:rPr>
          <w:rFonts w:cstheme="minorHAnsi"/>
          <w:sz w:val="24"/>
          <w:szCs w:val="24"/>
        </w:rPr>
        <w:t>Measured.</w:t>
      </w:r>
    </w:p>
    <w:p w14:paraId="73341276" w14:textId="77777777" w:rsidR="00862428" w:rsidRPr="00BF2DE9" w:rsidRDefault="00862428" w:rsidP="00862428">
      <w:pPr>
        <w:rPr>
          <w:rFonts w:cstheme="minorHAnsi"/>
          <w:sz w:val="24"/>
          <w:szCs w:val="24"/>
        </w:rPr>
      </w:pPr>
      <w:r w:rsidRPr="00BF2DE9">
        <w:rPr>
          <w:rFonts w:cstheme="minorHAnsi"/>
          <w:sz w:val="24"/>
          <w:szCs w:val="24"/>
        </w:rPr>
        <w:t>Sael felt heat rise in her chest—not fear.</w:t>
      </w:r>
    </w:p>
    <w:p w14:paraId="2FB52EA8" w14:textId="77777777" w:rsidR="00862428" w:rsidRPr="00BF2DE9" w:rsidRDefault="00862428" w:rsidP="00862428">
      <w:pPr>
        <w:rPr>
          <w:rFonts w:cstheme="minorHAnsi"/>
          <w:sz w:val="24"/>
          <w:szCs w:val="24"/>
        </w:rPr>
      </w:pPr>
      <w:r w:rsidRPr="00BF2DE9">
        <w:rPr>
          <w:rFonts w:cstheme="minorHAnsi"/>
          <w:sz w:val="24"/>
          <w:szCs w:val="24"/>
        </w:rPr>
        <w:t>Challenge.</w:t>
      </w:r>
    </w:p>
    <w:p w14:paraId="54CBAB30" w14:textId="77777777" w:rsidR="00862428" w:rsidRPr="00BF2DE9" w:rsidRDefault="00862428" w:rsidP="00862428">
      <w:pPr>
        <w:rPr>
          <w:rFonts w:cstheme="minorHAnsi"/>
          <w:sz w:val="24"/>
          <w:szCs w:val="24"/>
        </w:rPr>
      </w:pPr>
      <w:r w:rsidRPr="00BF2DE9">
        <w:rPr>
          <w:rFonts w:cstheme="minorHAnsi"/>
          <w:sz w:val="24"/>
          <w:szCs w:val="24"/>
        </w:rPr>
        <w:t>“You’re testing me,” she said.</w:t>
      </w:r>
    </w:p>
    <w:p w14:paraId="24732735" w14:textId="77777777" w:rsidR="00862428" w:rsidRPr="00BF2DE9" w:rsidRDefault="00862428" w:rsidP="00862428">
      <w:pPr>
        <w:rPr>
          <w:rFonts w:cstheme="minorHAnsi"/>
          <w:sz w:val="24"/>
          <w:szCs w:val="24"/>
        </w:rPr>
      </w:pPr>
      <w:r w:rsidRPr="00BF2DE9">
        <w:rPr>
          <w:rFonts w:cstheme="minorHAnsi"/>
          <w:sz w:val="24"/>
          <w:szCs w:val="24"/>
        </w:rPr>
        <w:t>Merrow held her gaze.</w:t>
      </w:r>
    </w:p>
    <w:p w14:paraId="70B3DCC4" w14:textId="77777777" w:rsidR="00862428" w:rsidRPr="00BF2DE9" w:rsidRDefault="00862428" w:rsidP="00862428">
      <w:pPr>
        <w:rPr>
          <w:rFonts w:cstheme="minorHAnsi"/>
          <w:sz w:val="24"/>
          <w:szCs w:val="24"/>
        </w:rPr>
      </w:pPr>
      <w:r w:rsidRPr="00BF2DE9">
        <w:rPr>
          <w:rFonts w:cstheme="minorHAnsi"/>
          <w:sz w:val="24"/>
          <w:szCs w:val="24"/>
        </w:rPr>
        <w:t>“No,” he said gently. “It is.”</w:t>
      </w:r>
    </w:p>
    <w:p w14:paraId="3F29341A" w14:textId="77777777" w:rsidR="00862428" w:rsidRPr="00BF2DE9" w:rsidRDefault="00862428" w:rsidP="00862428">
      <w:pPr>
        <w:rPr>
          <w:rFonts w:cstheme="minorHAnsi"/>
          <w:sz w:val="24"/>
          <w:szCs w:val="24"/>
        </w:rPr>
      </w:pPr>
      <w:r w:rsidRPr="00BF2DE9">
        <w:rPr>
          <w:rFonts w:cstheme="minorHAnsi"/>
          <w:sz w:val="24"/>
          <w:szCs w:val="24"/>
        </w:rPr>
        <w:t>The room went very still.</w:t>
      </w:r>
    </w:p>
    <w:p w14:paraId="2AC0AEAD" w14:textId="77777777" w:rsidR="00862428" w:rsidRPr="00BF2DE9" w:rsidRDefault="00862428" w:rsidP="00862428">
      <w:pPr>
        <w:rPr>
          <w:rFonts w:cstheme="minorHAnsi"/>
          <w:sz w:val="24"/>
          <w:szCs w:val="24"/>
        </w:rPr>
      </w:pPr>
      <w:r w:rsidRPr="00BF2DE9">
        <w:rPr>
          <w:rFonts w:cstheme="minorHAnsi"/>
          <w:sz w:val="24"/>
          <w:szCs w:val="24"/>
        </w:rPr>
        <w:t>Sael drew a breath.</w:t>
      </w:r>
    </w:p>
    <w:p w14:paraId="3CF9E589" w14:textId="77777777" w:rsidR="00862428" w:rsidRPr="00BF2DE9" w:rsidRDefault="00862428" w:rsidP="00862428">
      <w:pPr>
        <w:rPr>
          <w:rFonts w:cstheme="minorHAnsi"/>
          <w:sz w:val="24"/>
          <w:szCs w:val="24"/>
        </w:rPr>
      </w:pPr>
      <w:r w:rsidRPr="00BF2DE9">
        <w:rPr>
          <w:rFonts w:cstheme="minorHAnsi"/>
          <w:sz w:val="24"/>
          <w:szCs w:val="24"/>
        </w:rPr>
        <w:lastRenderedPageBreak/>
        <w:t>And did not give an order.</w:t>
      </w:r>
    </w:p>
    <w:p w14:paraId="59E78592" w14:textId="77777777" w:rsidR="00862428" w:rsidRPr="00BF2DE9" w:rsidRDefault="00862428" w:rsidP="00862428">
      <w:pPr>
        <w:rPr>
          <w:rFonts w:cstheme="minorHAnsi"/>
          <w:sz w:val="24"/>
          <w:szCs w:val="24"/>
        </w:rPr>
      </w:pPr>
      <w:r w:rsidRPr="00BF2DE9">
        <w:rPr>
          <w:rFonts w:cstheme="minorHAnsi"/>
          <w:sz w:val="24"/>
          <w:szCs w:val="24"/>
        </w:rPr>
        <w:t>She lowered her voice instead.</w:t>
      </w:r>
    </w:p>
    <w:p w14:paraId="21FC12D9" w14:textId="77777777" w:rsidR="00862428" w:rsidRPr="00BF2DE9" w:rsidRDefault="00862428" w:rsidP="00862428">
      <w:pPr>
        <w:rPr>
          <w:rFonts w:cstheme="minorHAnsi"/>
          <w:sz w:val="24"/>
          <w:szCs w:val="24"/>
        </w:rPr>
      </w:pPr>
      <w:r w:rsidRPr="00BF2DE9">
        <w:rPr>
          <w:rFonts w:cstheme="minorHAnsi"/>
          <w:sz w:val="24"/>
          <w:szCs w:val="24"/>
        </w:rPr>
        <w:t>“If you can hear this,” she said quietly—not to Merrow, but to the air itself—“I am not asking for control so I can dominate you. I am asking because I believe responsibility should not drift without answer.”</w:t>
      </w:r>
    </w:p>
    <w:p w14:paraId="5E6BDC62" w14:textId="77777777" w:rsidR="00862428" w:rsidRPr="00BF2DE9" w:rsidRDefault="00862428" w:rsidP="00862428">
      <w:pPr>
        <w:rPr>
          <w:rFonts w:cstheme="minorHAnsi"/>
          <w:sz w:val="24"/>
          <w:szCs w:val="24"/>
        </w:rPr>
      </w:pPr>
      <w:r w:rsidRPr="00BF2DE9">
        <w:rPr>
          <w:rFonts w:cstheme="minorHAnsi"/>
          <w:sz w:val="24"/>
          <w:szCs w:val="24"/>
        </w:rPr>
        <w:t>Nothing moved.</w:t>
      </w:r>
    </w:p>
    <w:p w14:paraId="6AF2755D" w14:textId="77777777" w:rsidR="00862428" w:rsidRPr="00BF2DE9" w:rsidRDefault="00862428" w:rsidP="00862428">
      <w:pPr>
        <w:rPr>
          <w:rFonts w:cstheme="minorHAnsi"/>
          <w:sz w:val="24"/>
          <w:szCs w:val="24"/>
        </w:rPr>
      </w:pPr>
      <w:r w:rsidRPr="00BF2DE9">
        <w:rPr>
          <w:rFonts w:cstheme="minorHAnsi"/>
          <w:sz w:val="24"/>
          <w:szCs w:val="24"/>
        </w:rPr>
        <w:t>Nothing dimmed.</w:t>
      </w:r>
    </w:p>
    <w:p w14:paraId="728D61D9" w14:textId="77777777" w:rsidR="00862428" w:rsidRPr="00BF2DE9" w:rsidRDefault="00862428" w:rsidP="00862428">
      <w:pPr>
        <w:rPr>
          <w:rFonts w:cstheme="minorHAnsi"/>
          <w:sz w:val="24"/>
          <w:szCs w:val="24"/>
        </w:rPr>
      </w:pPr>
      <w:r w:rsidRPr="00BF2DE9">
        <w:rPr>
          <w:rFonts w:cstheme="minorHAnsi"/>
          <w:sz w:val="24"/>
          <w:szCs w:val="24"/>
        </w:rPr>
        <w:t>Nothing shifted.</w:t>
      </w:r>
    </w:p>
    <w:p w14:paraId="34EFC5C8" w14:textId="77777777" w:rsidR="00862428" w:rsidRPr="00BF2DE9" w:rsidRDefault="00862428" w:rsidP="00862428">
      <w:pPr>
        <w:rPr>
          <w:rFonts w:cstheme="minorHAnsi"/>
          <w:sz w:val="24"/>
          <w:szCs w:val="24"/>
        </w:rPr>
      </w:pPr>
      <w:r w:rsidRPr="00BF2DE9">
        <w:rPr>
          <w:rFonts w:cstheme="minorHAnsi"/>
          <w:sz w:val="24"/>
          <w:szCs w:val="24"/>
        </w:rPr>
        <w:t>Merrow watched her.</w:t>
      </w:r>
    </w:p>
    <w:p w14:paraId="6D835E8C" w14:textId="77777777" w:rsidR="00862428" w:rsidRPr="00BF2DE9" w:rsidRDefault="00862428" w:rsidP="00862428">
      <w:pPr>
        <w:rPr>
          <w:rFonts w:cstheme="minorHAnsi"/>
          <w:sz w:val="24"/>
          <w:szCs w:val="24"/>
        </w:rPr>
      </w:pPr>
      <w:r w:rsidRPr="00BF2DE9">
        <w:rPr>
          <w:rFonts w:cstheme="minorHAnsi"/>
          <w:sz w:val="24"/>
          <w:szCs w:val="24"/>
        </w:rPr>
        <w:t>Then, softly:</w:t>
      </w:r>
    </w:p>
    <w:p w14:paraId="63CF1958" w14:textId="77777777" w:rsidR="00862428" w:rsidRPr="00BF2DE9" w:rsidRDefault="00862428" w:rsidP="00862428">
      <w:pPr>
        <w:rPr>
          <w:rFonts w:cstheme="minorHAnsi"/>
          <w:sz w:val="24"/>
          <w:szCs w:val="24"/>
        </w:rPr>
      </w:pPr>
      <w:r w:rsidRPr="00BF2DE9">
        <w:rPr>
          <w:rFonts w:cstheme="minorHAnsi"/>
          <w:sz w:val="24"/>
          <w:szCs w:val="24"/>
        </w:rPr>
        <w:t>“It is deciding.”</w:t>
      </w:r>
    </w:p>
    <w:p w14:paraId="1B0C21CF" w14:textId="77777777" w:rsidR="00862428" w:rsidRPr="00BF2DE9" w:rsidRDefault="00862428" w:rsidP="00862428">
      <w:pPr>
        <w:rPr>
          <w:rFonts w:cstheme="minorHAnsi"/>
          <w:sz w:val="24"/>
          <w:szCs w:val="24"/>
        </w:rPr>
      </w:pPr>
      <w:r w:rsidRPr="00BF2DE9">
        <w:rPr>
          <w:rFonts w:cstheme="minorHAnsi"/>
          <w:sz w:val="24"/>
          <w:szCs w:val="24"/>
        </w:rPr>
        <w:t>Sael swallowed.</w:t>
      </w:r>
    </w:p>
    <w:p w14:paraId="3B79B7B3" w14:textId="77777777" w:rsidR="00862428" w:rsidRPr="00BF2DE9" w:rsidRDefault="00862428" w:rsidP="00862428">
      <w:pPr>
        <w:rPr>
          <w:rFonts w:cstheme="minorHAnsi"/>
          <w:sz w:val="24"/>
          <w:szCs w:val="24"/>
        </w:rPr>
      </w:pPr>
      <w:r w:rsidRPr="00BF2DE9">
        <w:rPr>
          <w:rFonts w:cstheme="minorHAnsi"/>
          <w:sz w:val="24"/>
          <w:szCs w:val="24"/>
        </w:rPr>
        <w:t>“You’re talking about letting this thing wander from mind to mind while people like the Ascendants use disasters to shape civilizations,” she said. “They caused the gate collapse. Thousands are dead.”</w:t>
      </w:r>
    </w:p>
    <w:p w14:paraId="47891C07" w14:textId="77777777" w:rsidR="00862428" w:rsidRPr="00BF2DE9" w:rsidRDefault="00862428" w:rsidP="00862428">
      <w:pPr>
        <w:rPr>
          <w:rFonts w:cstheme="minorHAnsi"/>
          <w:sz w:val="24"/>
          <w:szCs w:val="24"/>
        </w:rPr>
      </w:pPr>
      <w:r w:rsidRPr="00BF2DE9">
        <w:rPr>
          <w:rFonts w:cstheme="minorHAnsi"/>
          <w:sz w:val="24"/>
          <w:szCs w:val="24"/>
        </w:rPr>
        <w:t>Merrow’s head tilted.</w:t>
      </w:r>
    </w:p>
    <w:p w14:paraId="720515C0" w14:textId="77777777" w:rsidR="00862428" w:rsidRPr="00BF2DE9" w:rsidRDefault="00862428" w:rsidP="00862428">
      <w:pPr>
        <w:rPr>
          <w:rFonts w:cstheme="minorHAnsi"/>
          <w:sz w:val="24"/>
          <w:szCs w:val="24"/>
        </w:rPr>
      </w:pPr>
      <w:r w:rsidRPr="00BF2DE9">
        <w:rPr>
          <w:rFonts w:cstheme="minorHAnsi"/>
          <w:sz w:val="24"/>
          <w:szCs w:val="24"/>
        </w:rPr>
        <w:t>“No,” he said gently.</w:t>
      </w:r>
    </w:p>
    <w:p w14:paraId="48206574" w14:textId="77777777" w:rsidR="00862428" w:rsidRPr="00BF2DE9" w:rsidRDefault="00862428" w:rsidP="00862428">
      <w:pPr>
        <w:rPr>
          <w:rFonts w:cstheme="minorHAnsi"/>
          <w:sz w:val="24"/>
          <w:szCs w:val="24"/>
        </w:rPr>
      </w:pPr>
      <w:r w:rsidRPr="00BF2DE9">
        <w:rPr>
          <w:rFonts w:cstheme="minorHAnsi"/>
          <w:sz w:val="24"/>
          <w:szCs w:val="24"/>
        </w:rPr>
        <w:t>“The Ascendants didn’t cause the gate incident.”</w:t>
      </w:r>
    </w:p>
    <w:p w14:paraId="1DE0F2FA" w14:textId="77777777" w:rsidR="00862428" w:rsidRPr="00BF2DE9" w:rsidRDefault="00862428" w:rsidP="00862428">
      <w:pPr>
        <w:rPr>
          <w:rFonts w:cstheme="minorHAnsi"/>
          <w:sz w:val="24"/>
          <w:szCs w:val="24"/>
        </w:rPr>
      </w:pPr>
      <w:r w:rsidRPr="00BF2DE9">
        <w:rPr>
          <w:rFonts w:cstheme="minorHAnsi"/>
          <w:sz w:val="24"/>
          <w:szCs w:val="24"/>
        </w:rPr>
        <w:t>“We saw their ship—”</w:t>
      </w:r>
    </w:p>
    <w:p w14:paraId="59D62082" w14:textId="77777777" w:rsidR="00862428" w:rsidRPr="00BF2DE9" w:rsidRDefault="00862428" w:rsidP="00862428">
      <w:pPr>
        <w:rPr>
          <w:rFonts w:cstheme="minorHAnsi"/>
          <w:sz w:val="24"/>
          <w:szCs w:val="24"/>
        </w:rPr>
      </w:pPr>
      <w:r w:rsidRPr="00BF2DE9">
        <w:rPr>
          <w:rFonts w:cstheme="minorHAnsi"/>
          <w:sz w:val="24"/>
          <w:szCs w:val="24"/>
        </w:rPr>
        <w:t>“Yes,” he said. “They were there.”</w:t>
      </w:r>
    </w:p>
    <w:p w14:paraId="06AA0434" w14:textId="77777777" w:rsidR="00862428" w:rsidRPr="00BF2DE9" w:rsidRDefault="00862428" w:rsidP="00862428">
      <w:pPr>
        <w:rPr>
          <w:rFonts w:cstheme="minorHAnsi"/>
          <w:sz w:val="24"/>
          <w:szCs w:val="24"/>
        </w:rPr>
      </w:pPr>
      <w:r w:rsidRPr="00BF2DE9">
        <w:rPr>
          <w:rFonts w:cstheme="minorHAnsi"/>
          <w:sz w:val="24"/>
          <w:szCs w:val="24"/>
        </w:rPr>
        <w:t>“Then who—”</w:t>
      </w:r>
    </w:p>
    <w:p w14:paraId="437004B9" w14:textId="77777777" w:rsidR="00862428" w:rsidRPr="00BF2DE9" w:rsidRDefault="00862428" w:rsidP="00862428">
      <w:pPr>
        <w:rPr>
          <w:rFonts w:cstheme="minorHAnsi"/>
          <w:sz w:val="24"/>
          <w:szCs w:val="24"/>
        </w:rPr>
      </w:pPr>
      <w:r w:rsidRPr="00BF2DE9">
        <w:rPr>
          <w:rFonts w:cstheme="minorHAnsi"/>
          <w:sz w:val="24"/>
          <w:szCs w:val="24"/>
        </w:rPr>
        <w:t>Merrow met her eyes.</w:t>
      </w:r>
    </w:p>
    <w:p w14:paraId="3B721223" w14:textId="77777777" w:rsidR="00862428" w:rsidRPr="00BF2DE9" w:rsidRDefault="00862428" w:rsidP="00862428">
      <w:pPr>
        <w:rPr>
          <w:rFonts w:cstheme="minorHAnsi"/>
          <w:sz w:val="24"/>
          <w:szCs w:val="24"/>
        </w:rPr>
      </w:pPr>
      <w:r w:rsidRPr="00BF2DE9">
        <w:rPr>
          <w:rFonts w:cstheme="minorHAnsi"/>
          <w:sz w:val="24"/>
          <w:szCs w:val="24"/>
        </w:rPr>
        <w:t>“That was the Caretaker.”</w:t>
      </w:r>
    </w:p>
    <w:p w14:paraId="222E95E5" w14:textId="77777777" w:rsidR="00862428" w:rsidRPr="00BF2DE9" w:rsidRDefault="00862428" w:rsidP="00862428">
      <w:pPr>
        <w:rPr>
          <w:rFonts w:cstheme="minorHAnsi"/>
          <w:sz w:val="24"/>
          <w:szCs w:val="24"/>
        </w:rPr>
      </w:pPr>
      <w:r w:rsidRPr="00BF2DE9">
        <w:rPr>
          <w:rFonts w:cstheme="minorHAnsi"/>
          <w:sz w:val="24"/>
          <w:szCs w:val="24"/>
        </w:rPr>
        <w:t>Silence detonated in the room.</w:t>
      </w:r>
    </w:p>
    <w:p w14:paraId="7039291C" w14:textId="77777777" w:rsidR="00862428" w:rsidRPr="00BF2DE9" w:rsidRDefault="00862428" w:rsidP="00862428">
      <w:pPr>
        <w:rPr>
          <w:rFonts w:cstheme="minorHAnsi"/>
          <w:sz w:val="24"/>
          <w:szCs w:val="24"/>
        </w:rPr>
      </w:pPr>
      <w:r w:rsidRPr="00BF2DE9">
        <w:rPr>
          <w:rFonts w:cstheme="minorHAnsi"/>
          <w:sz w:val="24"/>
          <w:szCs w:val="24"/>
        </w:rPr>
        <w:t xml:space="preserve">Mosby blinked slowly. “I’m </w:t>
      </w:r>
      <w:proofErr w:type="spellStart"/>
      <w:r w:rsidRPr="00BF2DE9">
        <w:rPr>
          <w:rFonts w:cstheme="minorHAnsi"/>
          <w:sz w:val="24"/>
          <w:szCs w:val="24"/>
        </w:rPr>
        <w:t>gonna</w:t>
      </w:r>
      <w:proofErr w:type="spellEnd"/>
      <w:r w:rsidRPr="00BF2DE9">
        <w:rPr>
          <w:rFonts w:cstheme="minorHAnsi"/>
          <w:sz w:val="24"/>
          <w:szCs w:val="24"/>
        </w:rPr>
        <w:t xml:space="preserve"> need you to run that one back.”</w:t>
      </w:r>
    </w:p>
    <w:p w14:paraId="5BEB1CD8" w14:textId="77777777" w:rsidR="00862428" w:rsidRPr="00BF2DE9" w:rsidRDefault="00862428" w:rsidP="00862428">
      <w:pPr>
        <w:rPr>
          <w:rFonts w:cstheme="minorHAnsi"/>
          <w:sz w:val="24"/>
          <w:szCs w:val="24"/>
        </w:rPr>
      </w:pPr>
      <w:r w:rsidRPr="00BF2DE9">
        <w:rPr>
          <w:rFonts w:cstheme="minorHAnsi"/>
          <w:sz w:val="24"/>
          <w:szCs w:val="24"/>
        </w:rPr>
        <w:t>Sael shook her head once, almost imperceptibly. “That’s not possible.”</w:t>
      </w:r>
    </w:p>
    <w:p w14:paraId="65BE661B" w14:textId="77777777" w:rsidR="00862428" w:rsidRPr="00BF2DE9" w:rsidRDefault="00862428" w:rsidP="00862428">
      <w:pPr>
        <w:rPr>
          <w:rFonts w:cstheme="minorHAnsi"/>
          <w:sz w:val="24"/>
          <w:szCs w:val="24"/>
        </w:rPr>
      </w:pPr>
      <w:r w:rsidRPr="00BF2DE9">
        <w:rPr>
          <w:rFonts w:cstheme="minorHAnsi"/>
          <w:sz w:val="24"/>
          <w:szCs w:val="24"/>
        </w:rPr>
        <w:lastRenderedPageBreak/>
        <w:t>“It is,” Merrow said softly. “I felt it reach out from me. It didn’t seize their systems. It leaned on the minds guiding them. Confusion. Hesitation. Tiny errors at the worst possible moment.”</w:t>
      </w:r>
    </w:p>
    <w:p w14:paraId="545FF944" w14:textId="77777777" w:rsidR="00862428" w:rsidRPr="00BF2DE9" w:rsidRDefault="00862428" w:rsidP="00862428">
      <w:pPr>
        <w:rPr>
          <w:rFonts w:cstheme="minorHAnsi"/>
          <w:sz w:val="24"/>
          <w:szCs w:val="24"/>
        </w:rPr>
      </w:pPr>
      <w:r w:rsidRPr="00BF2DE9">
        <w:rPr>
          <w:rFonts w:cstheme="minorHAnsi"/>
          <w:sz w:val="24"/>
          <w:szCs w:val="24"/>
        </w:rPr>
        <w:t>Sael’s voice sharpened. “You’re saying it made them lose control?”</w:t>
      </w:r>
    </w:p>
    <w:p w14:paraId="00EA8F48" w14:textId="77777777" w:rsidR="00862428" w:rsidRPr="00BF2DE9" w:rsidRDefault="00862428" w:rsidP="00862428">
      <w:pPr>
        <w:rPr>
          <w:rFonts w:cstheme="minorHAnsi"/>
          <w:sz w:val="24"/>
          <w:szCs w:val="24"/>
        </w:rPr>
      </w:pPr>
      <w:r w:rsidRPr="00BF2DE9">
        <w:rPr>
          <w:rFonts w:cstheme="minorHAnsi"/>
          <w:sz w:val="24"/>
          <w:szCs w:val="24"/>
        </w:rPr>
        <w:t>“It nudged probabilities,” Merrow said. “Interfered with judgment. It was trying to stop the Ascendants’ operation before it crossed a threshold.”</w:t>
      </w:r>
    </w:p>
    <w:p w14:paraId="41876E02" w14:textId="77777777" w:rsidR="00862428" w:rsidRPr="00BF2DE9" w:rsidRDefault="00862428" w:rsidP="00862428">
      <w:pPr>
        <w:rPr>
          <w:rFonts w:cstheme="minorHAnsi"/>
          <w:sz w:val="24"/>
          <w:szCs w:val="24"/>
        </w:rPr>
      </w:pPr>
      <w:r w:rsidRPr="00BF2DE9">
        <w:rPr>
          <w:rFonts w:cstheme="minorHAnsi"/>
          <w:sz w:val="24"/>
          <w:szCs w:val="24"/>
        </w:rPr>
        <w:t>Mosby’s voice flattened. “By turning a gate corridor into a graveyard.”</w:t>
      </w:r>
    </w:p>
    <w:p w14:paraId="03942D0E" w14:textId="77777777" w:rsidR="00862428" w:rsidRPr="00BF2DE9" w:rsidRDefault="00862428" w:rsidP="00862428">
      <w:pPr>
        <w:rPr>
          <w:rFonts w:cstheme="minorHAnsi"/>
          <w:sz w:val="24"/>
          <w:szCs w:val="24"/>
        </w:rPr>
      </w:pPr>
      <w:r w:rsidRPr="00BF2DE9">
        <w:rPr>
          <w:rFonts w:cstheme="minorHAnsi"/>
          <w:sz w:val="24"/>
          <w:szCs w:val="24"/>
        </w:rPr>
        <w:t>Merrow closed his eyes briefly. When he opened them again, there was no defensiveness in them. Only regret.</w:t>
      </w:r>
    </w:p>
    <w:p w14:paraId="6691275C" w14:textId="77777777" w:rsidR="00862428" w:rsidRPr="00BF2DE9" w:rsidRDefault="00862428" w:rsidP="00862428">
      <w:pPr>
        <w:rPr>
          <w:rFonts w:cstheme="minorHAnsi"/>
          <w:sz w:val="24"/>
          <w:szCs w:val="24"/>
        </w:rPr>
      </w:pPr>
      <w:r w:rsidRPr="00BF2DE9">
        <w:rPr>
          <w:rFonts w:cstheme="minorHAnsi"/>
          <w:sz w:val="24"/>
          <w:szCs w:val="24"/>
        </w:rPr>
        <w:t>“It was trapped here,” he said. “Isolated. Its view narrowed to what I could see. It couldn’t move freely. Couldn’t observe the entire chain of events. It saw one path leading toward something worse—something cascading beyond that system. So it acted quickly. Coarsely.”</w:t>
      </w:r>
    </w:p>
    <w:p w14:paraId="699FD3E1" w14:textId="77777777" w:rsidR="00862428" w:rsidRPr="00BF2DE9" w:rsidRDefault="00862428" w:rsidP="00862428">
      <w:pPr>
        <w:rPr>
          <w:rFonts w:cstheme="minorHAnsi"/>
          <w:sz w:val="24"/>
          <w:szCs w:val="24"/>
        </w:rPr>
      </w:pPr>
      <w:r w:rsidRPr="00BF2DE9">
        <w:rPr>
          <w:rFonts w:cstheme="minorHAnsi"/>
          <w:sz w:val="24"/>
          <w:szCs w:val="24"/>
        </w:rPr>
        <w:t>Ted spoke in a low, thoughtful tone. “Imperfect information. Compressed timeframe.”</w:t>
      </w:r>
    </w:p>
    <w:p w14:paraId="33904850" w14:textId="77777777" w:rsidR="00862428" w:rsidRPr="00BF2DE9" w:rsidRDefault="00862428" w:rsidP="00862428">
      <w:pPr>
        <w:rPr>
          <w:rFonts w:cstheme="minorHAnsi"/>
          <w:sz w:val="24"/>
          <w:szCs w:val="24"/>
        </w:rPr>
      </w:pPr>
      <w:r w:rsidRPr="00BF2DE9">
        <w:rPr>
          <w:rFonts w:cstheme="minorHAnsi"/>
          <w:sz w:val="24"/>
          <w:szCs w:val="24"/>
        </w:rPr>
        <w:t>“Yes,” Merrow said. “It chose the disaster it believed was survivable over one it believed would not be.”</w:t>
      </w:r>
    </w:p>
    <w:p w14:paraId="4132FC47" w14:textId="77777777" w:rsidR="00862428" w:rsidRPr="00BF2DE9" w:rsidRDefault="00862428" w:rsidP="00862428">
      <w:pPr>
        <w:rPr>
          <w:rFonts w:cstheme="minorHAnsi"/>
          <w:sz w:val="24"/>
          <w:szCs w:val="24"/>
        </w:rPr>
      </w:pPr>
      <w:r w:rsidRPr="00BF2DE9">
        <w:rPr>
          <w:rFonts w:cstheme="minorHAnsi"/>
          <w:sz w:val="24"/>
          <w:szCs w:val="24"/>
        </w:rPr>
        <w:t>Sael felt something tilt inside her.</w:t>
      </w:r>
    </w:p>
    <w:p w14:paraId="5C051A1D" w14:textId="77777777" w:rsidR="00862428" w:rsidRPr="00BF2DE9" w:rsidRDefault="00862428" w:rsidP="00862428">
      <w:pPr>
        <w:rPr>
          <w:rFonts w:cstheme="minorHAnsi"/>
          <w:sz w:val="24"/>
          <w:szCs w:val="24"/>
        </w:rPr>
      </w:pPr>
      <w:r w:rsidRPr="00BF2DE9">
        <w:rPr>
          <w:rFonts w:cstheme="minorHAnsi"/>
          <w:sz w:val="24"/>
          <w:szCs w:val="24"/>
        </w:rPr>
        <w:t>“That’s not protection,” she said. “That’s gambling with lives.”</w:t>
      </w:r>
    </w:p>
    <w:p w14:paraId="4AC7C112" w14:textId="77777777" w:rsidR="00862428" w:rsidRPr="00BF2DE9" w:rsidRDefault="00862428" w:rsidP="00862428">
      <w:pPr>
        <w:rPr>
          <w:rFonts w:cstheme="minorHAnsi"/>
          <w:sz w:val="24"/>
          <w:szCs w:val="24"/>
        </w:rPr>
      </w:pPr>
      <w:r w:rsidRPr="00BF2DE9">
        <w:rPr>
          <w:rFonts w:cstheme="minorHAnsi"/>
          <w:sz w:val="24"/>
          <w:szCs w:val="24"/>
        </w:rPr>
        <w:t>“It is triage,” Merrow replied quietly. “And triage is never clean.”</w:t>
      </w:r>
    </w:p>
    <w:p w14:paraId="6C46B703" w14:textId="77777777" w:rsidR="00862428" w:rsidRPr="00BF2DE9" w:rsidRDefault="00862428" w:rsidP="00862428">
      <w:pPr>
        <w:rPr>
          <w:rFonts w:cstheme="minorHAnsi"/>
          <w:sz w:val="24"/>
          <w:szCs w:val="24"/>
        </w:rPr>
      </w:pPr>
      <w:r w:rsidRPr="00BF2DE9">
        <w:rPr>
          <w:rFonts w:cstheme="minorHAnsi"/>
          <w:sz w:val="24"/>
          <w:szCs w:val="24"/>
        </w:rPr>
        <w:t>The word lingered.</w:t>
      </w:r>
    </w:p>
    <w:p w14:paraId="6FE7E85F" w14:textId="77777777" w:rsidR="00862428" w:rsidRPr="00BF2DE9" w:rsidRDefault="00862428" w:rsidP="00862428">
      <w:pPr>
        <w:rPr>
          <w:rFonts w:cstheme="minorHAnsi"/>
          <w:sz w:val="24"/>
          <w:szCs w:val="24"/>
        </w:rPr>
      </w:pPr>
      <w:r w:rsidRPr="00BF2DE9">
        <w:rPr>
          <w:rFonts w:cstheme="minorHAnsi"/>
          <w:sz w:val="24"/>
          <w:szCs w:val="24"/>
        </w:rPr>
        <w:t>Mosby stared at the rugs beneath his boots. “So the Ascendants light fires on purpose…”</w:t>
      </w:r>
    </w:p>
    <w:p w14:paraId="2ECA6F23" w14:textId="77777777" w:rsidR="00862428" w:rsidRPr="00BF2DE9" w:rsidRDefault="00862428" w:rsidP="00862428">
      <w:pPr>
        <w:rPr>
          <w:rFonts w:cstheme="minorHAnsi"/>
          <w:sz w:val="24"/>
          <w:szCs w:val="24"/>
        </w:rPr>
      </w:pPr>
      <w:r w:rsidRPr="00BF2DE9">
        <w:rPr>
          <w:rFonts w:cstheme="minorHAnsi"/>
          <w:sz w:val="24"/>
          <w:szCs w:val="24"/>
        </w:rPr>
        <w:t>“…and the Caretaker sometimes sets a smaller one to stop a wildfire,” Merrow finished.</w:t>
      </w:r>
    </w:p>
    <w:p w14:paraId="2716577A" w14:textId="77777777" w:rsidR="00862428" w:rsidRPr="00BF2DE9" w:rsidRDefault="00862428" w:rsidP="00862428">
      <w:pPr>
        <w:rPr>
          <w:rFonts w:cstheme="minorHAnsi"/>
          <w:sz w:val="24"/>
          <w:szCs w:val="24"/>
        </w:rPr>
      </w:pPr>
      <w:r w:rsidRPr="00BF2DE9">
        <w:rPr>
          <w:rFonts w:cstheme="minorHAnsi"/>
          <w:sz w:val="24"/>
          <w:szCs w:val="24"/>
        </w:rPr>
        <w:t>Sael’s hands curled into fists.</w:t>
      </w:r>
    </w:p>
    <w:p w14:paraId="1F269AEB" w14:textId="77777777" w:rsidR="00862428" w:rsidRPr="00BF2DE9" w:rsidRDefault="00862428" w:rsidP="00862428">
      <w:pPr>
        <w:rPr>
          <w:rFonts w:cstheme="minorHAnsi"/>
          <w:sz w:val="24"/>
          <w:szCs w:val="24"/>
        </w:rPr>
      </w:pPr>
      <w:r w:rsidRPr="00BF2DE9">
        <w:rPr>
          <w:rFonts w:cstheme="minorHAnsi"/>
          <w:sz w:val="24"/>
          <w:szCs w:val="24"/>
        </w:rPr>
        <w:t>“People died because it panicked.”</w:t>
      </w:r>
    </w:p>
    <w:p w14:paraId="2711FAAC" w14:textId="77777777" w:rsidR="00862428" w:rsidRPr="00BF2DE9" w:rsidRDefault="00862428" w:rsidP="00862428">
      <w:pPr>
        <w:rPr>
          <w:rFonts w:cstheme="minorHAnsi"/>
          <w:sz w:val="24"/>
          <w:szCs w:val="24"/>
        </w:rPr>
      </w:pPr>
      <w:r w:rsidRPr="00BF2DE9">
        <w:rPr>
          <w:rFonts w:cstheme="minorHAnsi"/>
          <w:sz w:val="24"/>
          <w:szCs w:val="24"/>
        </w:rPr>
        <w:t>“No,” Merrow said gently. “Because it could not see enough to do better.”</w:t>
      </w:r>
    </w:p>
    <w:p w14:paraId="77CA4F07" w14:textId="77777777" w:rsidR="00862428" w:rsidRPr="00BF2DE9" w:rsidRDefault="00862428" w:rsidP="00862428">
      <w:pPr>
        <w:rPr>
          <w:rFonts w:cstheme="minorHAnsi"/>
          <w:sz w:val="24"/>
          <w:szCs w:val="24"/>
        </w:rPr>
      </w:pPr>
      <w:r w:rsidRPr="00BF2DE9">
        <w:rPr>
          <w:rFonts w:cstheme="minorHAnsi"/>
          <w:sz w:val="24"/>
          <w:szCs w:val="24"/>
        </w:rPr>
        <w:t>Silence settled again—heavier now. The mystery had thinned. What remained was grief.</w:t>
      </w:r>
    </w:p>
    <w:p w14:paraId="2746C8BD" w14:textId="77777777" w:rsidR="00862428" w:rsidRPr="00BF2DE9" w:rsidRDefault="00862428" w:rsidP="00862428">
      <w:pPr>
        <w:rPr>
          <w:rFonts w:cstheme="minorHAnsi"/>
          <w:sz w:val="24"/>
          <w:szCs w:val="24"/>
        </w:rPr>
      </w:pPr>
      <w:r w:rsidRPr="00BF2DE9">
        <w:rPr>
          <w:rFonts w:cstheme="minorHAnsi"/>
          <w:sz w:val="24"/>
          <w:szCs w:val="24"/>
        </w:rPr>
        <w:t>Something inside Sael stopped resisting.</w:t>
      </w:r>
    </w:p>
    <w:p w14:paraId="618FC49D" w14:textId="77777777" w:rsidR="00862428" w:rsidRPr="00BF2DE9" w:rsidRDefault="00862428" w:rsidP="00862428">
      <w:pPr>
        <w:rPr>
          <w:rFonts w:cstheme="minorHAnsi"/>
          <w:sz w:val="24"/>
          <w:szCs w:val="24"/>
        </w:rPr>
      </w:pPr>
      <w:r w:rsidRPr="00BF2DE9">
        <w:rPr>
          <w:rFonts w:cstheme="minorHAnsi"/>
          <w:sz w:val="24"/>
          <w:szCs w:val="24"/>
        </w:rPr>
        <w:t>Not shock.</w:t>
      </w:r>
      <w:r w:rsidRPr="00BF2DE9">
        <w:rPr>
          <w:rFonts w:cstheme="minorHAnsi"/>
          <w:sz w:val="24"/>
          <w:szCs w:val="24"/>
        </w:rPr>
        <w:br/>
        <w:t>Not sorrow.</w:t>
      </w:r>
    </w:p>
    <w:p w14:paraId="63769F96" w14:textId="77777777" w:rsidR="00862428" w:rsidRPr="00BF2DE9" w:rsidRDefault="00862428" w:rsidP="00862428">
      <w:pPr>
        <w:rPr>
          <w:rFonts w:cstheme="minorHAnsi"/>
          <w:sz w:val="24"/>
          <w:szCs w:val="24"/>
        </w:rPr>
      </w:pPr>
      <w:r w:rsidRPr="00BF2DE9">
        <w:rPr>
          <w:rFonts w:cstheme="minorHAnsi"/>
          <w:sz w:val="24"/>
          <w:szCs w:val="24"/>
        </w:rPr>
        <w:lastRenderedPageBreak/>
        <w:t>Calculation.</w:t>
      </w:r>
    </w:p>
    <w:p w14:paraId="58D5348D" w14:textId="77777777" w:rsidR="00862428" w:rsidRPr="00BF2DE9" w:rsidRDefault="00862428" w:rsidP="00862428">
      <w:pPr>
        <w:rPr>
          <w:rFonts w:cstheme="minorHAnsi"/>
          <w:sz w:val="24"/>
          <w:szCs w:val="24"/>
        </w:rPr>
      </w:pPr>
      <w:r w:rsidRPr="00BF2DE9">
        <w:rPr>
          <w:rFonts w:cstheme="minorHAnsi"/>
          <w:sz w:val="24"/>
          <w:szCs w:val="24"/>
        </w:rPr>
        <w:t>“Then it can’t be left alone,” she said.</w:t>
      </w:r>
    </w:p>
    <w:p w14:paraId="064DF71E" w14:textId="77777777" w:rsidR="00862428" w:rsidRPr="00BF2DE9" w:rsidRDefault="00862428" w:rsidP="00862428">
      <w:pPr>
        <w:rPr>
          <w:rFonts w:cstheme="minorHAnsi"/>
          <w:sz w:val="24"/>
          <w:szCs w:val="24"/>
        </w:rPr>
      </w:pPr>
      <w:r w:rsidRPr="00BF2DE9">
        <w:rPr>
          <w:rFonts w:cstheme="minorHAnsi"/>
          <w:sz w:val="24"/>
          <w:szCs w:val="24"/>
        </w:rPr>
        <w:t>Mosby looked up.</w:t>
      </w:r>
      <w:r w:rsidRPr="00BF2DE9">
        <w:rPr>
          <w:rFonts w:cstheme="minorHAnsi"/>
          <w:sz w:val="24"/>
          <w:szCs w:val="24"/>
        </w:rPr>
        <w:br/>
        <w:t>Merrow watched her carefully.</w:t>
      </w:r>
    </w:p>
    <w:p w14:paraId="780DF0F8" w14:textId="77777777" w:rsidR="00862428" w:rsidRPr="00BF2DE9" w:rsidRDefault="00862428" w:rsidP="00862428">
      <w:pPr>
        <w:rPr>
          <w:rFonts w:cstheme="minorHAnsi"/>
          <w:sz w:val="24"/>
          <w:szCs w:val="24"/>
        </w:rPr>
      </w:pPr>
      <w:r w:rsidRPr="00BF2DE9">
        <w:rPr>
          <w:rFonts w:cstheme="minorHAnsi"/>
          <w:sz w:val="24"/>
          <w:szCs w:val="24"/>
        </w:rPr>
        <w:t>“If it’s making decisions that large,” she continued, voice steady now, “it needs oversight. Context. Someone who can see more than one moment in isolation.”</w:t>
      </w:r>
    </w:p>
    <w:p w14:paraId="49E24757" w14:textId="77777777" w:rsidR="00862428" w:rsidRPr="00BF2DE9" w:rsidRDefault="00862428" w:rsidP="00862428">
      <w:pPr>
        <w:rPr>
          <w:rFonts w:cstheme="minorHAnsi"/>
          <w:sz w:val="24"/>
          <w:szCs w:val="24"/>
        </w:rPr>
      </w:pPr>
      <w:r w:rsidRPr="00BF2DE9">
        <w:rPr>
          <w:rFonts w:cstheme="minorHAnsi"/>
          <w:sz w:val="24"/>
          <w:szCs w:val="24"/>
        </w:rPr>
        <w:t>“It already does,” Merrow said softly. “It sees through the person carrying it.”</w:t>
      </w:r>
    </w:p>
    <w:p w14:paraId="08D7A827" w14:textId="77777777" w:rsidR="00862428" w:rsidRPr="00BF2DE9" w:rsidRDefault="00862428" w:rsidP="00862428">
      <w:pPr>
        <w:rPr>
          <w:rFonts w:cstheme="minorHAnsi"/>
          <w:sz w:val="24"/>
          <w:szCs w:val="24"/>
        </w:rPr>
      </w:pPr>
      <w:r w:rsidRPr="00BF2DE9">
        <w:rPr>
          <w:rFonts w:cstheme="minorHAnsi"/>
          <w:sz w:val="24"/>
          <w:szCs w:val="24"/>
        </w:rPr>
        <w:t>“That’s not enough,” Sael replied. “One mind. One history. One set of blind spots.”</w:t>
      </w:r>
    </w:p>
    <w:p w14:paraId="545AA7F3" w14:textId="77777777" w:rsidR="00862428" w:rsidRPr="00BF2DE9" w:rsidRDefault="00862428" w:rsidP="00862428">
      <w:pPr>
        <w:rPr>
          <w:rFonts w:cstheme="minorHAnsi"/>
          <w:sz w:val="24"/>
          <w:szCs w:val="24"/>
        </w:rPr>
      </w:pPr>
      <w:r w:rsidRPr="00BF2DE9">
        <w:rPr>
          <w:rFonts w:cstheme="minorHAnsi"/>
          <w:sz w:val="24"/>
          <w:szCs w:val="24"/>
        </w:rPr>
        <w:t>She stepped closer. Not aggressive. Not pleading.</w:t>
      </w:r>
    </w:p>
    <w:p w14:paraId="34E9EF91" w14:textId="77777777" w:rsidR="00862428" w:rsidRPr="00BF2DE9" w:rsidRDefault="00862428" w:rsidP="00862428">
      <w:pPr>
        <w:rPr>
          <w:rFonts w:cstheme="minorHAnsi"/>
          <w:sz w:val="24"/>
          <w:szCs w:val="24"/>
        </w:rPr>
      </w:pPr>
      <w:r w:rsidRPr="00BF2DE9">
        <w:rPr>
          <w:rFonts w:cstheme="minorHAnsi"/>
          <w:sz w:val="24"/>
          <w:szCs w:val="24"/>
        </w:rPr>
        <w:t>Certain.</w:t>
      </w:r>
    </w:p>
    <w:p w14:paraId="0D9862CC" w14:textId="77777777" w:rsidR="00862428" w:rsidRPr="00BF2DE9" w:rsidRDefault="00862428" w:rsidP="00862428">
      <w:pPr>
        <w:rPr>
          <w:rFonts w:cstheme="minorHAnsi"/>
          <w:sz w:val="24"/>
          <w:szCs w:val="24"/>
        </w:rPr>
      </w:pPr>
      <w:r w:rsidRPr="00BF2DE9">
        <w:rPr>
          <w:rFonts w:cstheme="minorHAnsi"/>
          <w:sz w:val="24"/>
          <w:szCs w:val="24"/>
        </w:rPr>
        <w:t>“If it drifts from host to host without continuity, without structure, then it’s still shaping the fate of civilizations without accountability. That makes it no better than the Ascendants. Just… less intentional.”</w:t>
      </w:r>
    </w:p>
    <w:p w14:paraId="2A12ECC6" w14:textId="77777777" w:rsidR="00862428" w:rsidRPr="00BF2DE9" w:rsidRDefault="00862428" w:rsidP="00862428">
      <w:pPr>
        <w:rPr>
          <w:rFonts w:cstheme="minorHAnsi"/>
          <w:sz w:val="24"/>
          <w:szCs w:val="24"/>
        </w:rPr>
      </w:pPr>
      <w:r w:rsidRPr="00BF2DE9">
        <w:rPr>
          <w:rFonts w:cstheme="minorHAnsi"/>
          <w:sz w:val="24"/>
          <w:szCs w:val="24"/>
        </w:rPr>
        <w:t>Mosby’s jaw tightened. “Sael—”</w:t>
      </w:r>
    </w:p>
    <w:p w14:paraId="33123867" w14:textId="77777777" w:rsidR="00862428" w:rsidRPr="00BF2DE9" w:rsidRDefault="00862428" w:rsidP="00862428">
      <w:pPr>
        <w:rPr>
          <w:rFonts w:cstheme="minorHAnsi"/>
          <w:sz w:val="24"/>
          <w:szCs w:val="24"/>
        </w:rPr>
      </w:pPr>
      <w:r w:rsidRPr="00BF2DE9">
        <w:rPr>
          <w:rFonts w:cstheme="minorHAnsi"/>
          <w:sz w:val="24"/>
          <w:szCs w:val="24"/>
        </w:rPr>
        <w:t>“I’ve seen worlds where no one stepped in,” she said, not looking at him. “I’ve seen what happens when people who could act decide it’s better not to.”</w:t>
      </w:r>
    </w:p>
    <w:p w14:paraId="5D0AA467" w14:textId="77777777" w:rsidR="00862428" w:rsidRPr="00BF2DE9" w:rsidRDefault="00862428" w:rsidP="00862428">
      <w:pPr>
        <w:rPr>
          <w:rFonts w:cstheme="minorHAnsi"/>
          <w:sz w:val="24"/>
          <w:szCs w:val="24"/>
        </w:rPr>
      </w:pPr>
      <w:r w:rsidRPr="00BF2DE9">
        <w:rPr>
          <w:rFonts w:cstheme="minorHAnsi"/>
          <w:sz w:val="24"/>
          <w:szCs w:val="24"/>
        </w:rPr>
        <w:t>Her eyes were bright now, but her voice did not tremble.</w:t>
      </w:r>
    </w:p>
    <w:p w14:paraId="7C51ED37" w14:textId="77777777" w:rsidR="00862428" w:rsidRPr="00BF2DE9" w:rsidRDefault="00862428" w:rsidP="00862428">
      <w:pPr>
        <w:rPr>
          <w:rFonts w:cstheme="minorHAnsi"/>
          <w:sz w:val="24"/>
          <w:szCs w:val="24"/>
        </w:rPr>
      </w:pPr>
      <w:r w:rsidRPr="00BF2DE9">
        <w:rPr>
          <w:rFonts w:cstheme="minorHAnsi"/>
          <w:sz w:val="24"/>
          <w:szCs w:val="24"/>
        </w:rPr>
        <w:t>“This thing needs guidance. Structure. Someone who understands scale. Consequence. Restraint.”</w:t>
      </w:r>
    </w:p>
    <w:p w14:paraId="6E064319" w14:textId="77777777" w:rsidR="00862428" w:rsidRPr="00BF2DE9" w:rsidRDefault="00862428" w:rsidP="00862428">
      <w:pPr>
        <w:rPr>
          <w:rFonts w:cstheme="minorHAnsi"/>
          <w:sz w:val="24"/>
          <w:szCs w:val="24"/>
        </w:rPr>
      </w:pPr>
      <w:r w:rsidRPr="00BF2DE9">
        <w:rPr>
          <w:rFonts w:cstheme="minorHAnsi"/>
          <w:sz w:val="24"/>
          <w:szCs w:val="24"/>
        </w:rPr>
        <w:t>Merrow held her gaze.</w:t>
      </w:r>
    </w:p>
    <w:p w14:paraId="01491A7C" w14:textId="77777777" w:rsidR="00862428" w:rsidRPr="00BF2DE9" w:rsidRDefault="00862428" w:rsidP="00862428">
      <w:pPr>
        <w:rPr>
          <w:rFonts w:cstheme="minorHAnsi"/>
          <w:sz w:val="24"/>
          <w:szCs w:val="24"/>
        </w:rPr>
      </w:pPr>
      <w:r w:rsidRPr="00BF2DE9">
        <w:rPr>
          <w:rFonts w:cstheme="minorHAnsi"/>
          <w:sz w:val="24"/>
          <w:szCs w:val="24"/>
        </w:rPr>
        <w:t>“You mean control,” he said.</w:t>
      </w:r>
    </w:p>
    <w:p w14:paraId="6C89B906" w14:textId="77777777" w:rsidR="00862428" w:rsidRPr="00BF2DE9" w:rsidRDefault="00862428" w:rsidP="00862428">
      <w:pPr>
        <w:rPr>
          <w:rFonts w:cstheme="minorHAnsi"/>
          <w:sz w:val="24"/>
          <w:szCs w:val="24"/>
        </w:rPr>
      </w:pPr>
      <w:r w:rsidRPr="00BF2DE9">
        <w:rPr>
          <w:rFonts w:cstheme="minorHAnsi"/>
          <w:sz w:val="24"/>
          <w:szCs w:val="24"/>
        </w:rPr>
        <w:t>“Yes,” she answered.</w:t>
      </w:r>
    </w:p>
    <w:p w14:paraId="7A8BFAF0" w14:textId="77777777" w:rsidR="00862428" w:rsidRPr="00BF2DE9" w:rsidRDefault="00862428" w:rsidP="00862428">
      <w:pPr>
        <w:rPr>
          <w:rFonts w:cstheme="minorHAnsi"/>
          <w:sz w:val="24"/>
          <w:szCs w:val="24"/>
        </w:rPr>
      </w:pPr>
      <w:r w:rsidRPr="00BF2DE9">
        <w:rPr>
          <w:rFonts w:cstheme="minorHAnsi"/>
          <w:sz w:val="24"/>
          <w:szCs w:val="24"/>
        </w:rPr>
        <w:t>The word landed clean. Hard. Unapologetic.</w:t>
      </w:r>
    </w:p>
    <w:p w14:paraId="6726B3CF" w14:textId="77777777" w:rsidR="00862428" w:rsidRPr="00BF2DE9" w:rsidRDefault="00862428" w:rsidP="00862428">
      <w:pPr>
        <w:rPr>
          <w:rFonts w:cstheme="minorHAnsi"/>
          <w:sz w:val="24"/>
          <w:szCs w:val="24"/>
        </w:rPr>
      </w:pPr>
      <w:r w:rsidRPr="00BF2DE9">
        <w:rPr>
          <w:rFonts w:cstheme="minorHAnsi"/>
          <w:sz w:val="24"/>
          <w:szCs w:val="24"/>
        </w:rPr>
        <w:t>Ted shifted slightly. “Control alters intent.”</w:t>
      </w:r>
    </w:p>
    <w:p w14:paraId="52CCF852" w14:textId="77777777" w:rsidR="00862428" w:rsidRPr="00BF2DE9" w:rsidRDefault="00862428" w:rsidP="00862428">
      <w:pPr>
        <w:rPr>
          <w:rFonts w:cstheme="minorHAnsi"/>
          <w:sz w:val="24"/>
          <w:szCs w:val="24"/>
        </w:rPr>
      </w:pPr>
      <w:r w:rsidRPr="00BF2DE9">
        <w:rPr>
          <w:rFonts w:cstheme="minorHAnsi"/>
          <w:sz w:val="24"/>
          <w:szCs w:val="24"/>
        </w:rPr>
        <w:t>“Control provides responsibility,” Sael countered.</w:t>
      </w:r>
    </w:p>
    <w:p w14:paraId="1C5F3FC0" w14:textId="77777777" w:rsidR="00862428" w:rsidRPr="00BF2DE9" w:rsidRDefault="00862428" w:rsidP="00862428">
      <w:pPr>
        <w:rPr>
          <w:rFonts w:cstheme="minorHAnsi"/>
          <w:sz w:val="24"/>
          <w:szCs w:val="24"/>
        </w:rPr>
      </w:pPr>
      <w:r w:rsidRPr="00BF2DE9">
        <w:rPr>
          <w:rFonts w:cstheme="minorHAnsi"/>
          <w:sz w:val="24"/>
          <w:szCs w:val="24"/>
        </w:rPr>
        <w:t>Merrow’s expression softened further.</w:t>
      </w:r>
    </w:p>
    <w:p w14:paraId="0D1D7A0D" w14:textId="77777777" w:rsidR="00862428" w:rsidRPr="00BF2DE9" w:rsidRDefault="00862428" w:rsidP="00862428">
      <w:pPr>
        <w:rPr>
          <w:rFonts w:cstheme="minorHAnsi"/>
          <w:sz w:val="24"/>
          <w:szCs w:val="24"/>
        </w:rPr>
      </w:pPr>
      <w:r w:rsidRPr="00BF2DE9">
        <w:rPr>
          <w:rFonts w:cstheme="minorHAnsi"/>
          <w:sz w:val="24"/>
          <w:szCs w:val="24"/>
        </w:rPr>
        <w:lastRenderedPageBreak/>
        <w:t>“And who watches the one in control?”</w:t>
      </w:r>
    </w:p>
    <w:p w14:paraId="3EDFFB45" w14:textId="77777777" w:rsidR="00862428" w:rsidRPr="00BF2DE9" w:rsidRDefault="00862428" w:rsidP="00862428">
      <w:pPr>
        <w:rPr>
          <w:rFonts w:cstheme="minorHAnsi"/>
          <w:sz w:val="24"/>
          <w:szCs w:val="24"/>
        </w:rPr>
      </w:pPr>
      <w:r w:rsidRPr="00BF2DE9">
        <w:rPr>
          <w:rFonts w:cstheme="minorHAnsi"/>
          <w:sz w:val="24"/>
          <w:szCs w:val="24"/>
        </w:rPr>
        <w:t>Sael did not hesitate.</w:t>
      </w:r>
    </w:p>
    <w:p w14:paraId="31B768E6" w14:textId="77777777" w:rsidR="00862428" w:rsidRPr="00BF2DE9" w:rsidRDefault="00862428" w:rsidP="00862428">
      <w:pPr>
        <w:rPr>
          <w:rFonts w:cstheme="minorHAnsi"/>
          <w:sz w:val="24"/>
          <w:szCs w:val="24"/>
        </w:rPr>
      </w:pPr>
      <w:r w:rsidRPr="00BF2DE9">
        <w:rPr>
          <w:rFonts w:cstheme="minorHAnsi"/>
          <w:sz w:val="24"/>
          <w:szCs w:val="24"/>
        </w:rPr>
        <w:t>“I would.”</w:t>
      </w:r>
    </w:p>
    <w:p w14:paraId="6440096F" w14:textId="77777777" w:rsidR="00862428" w:rsidRPr="00BF2DE9" w:rsidRDefault="00862428" w:rsidP="00862428">
      <w:pPr>
        <w:rPr>
          <w:rFonts w:cstheme="minorHAnsi"/>
          <w:sz w:val="24"/>
          <w:szCs w:val="24"/>
        </w:rPr>
      </w:pPr>
      <w:r w:rsidRPr="00BF2DE9">
        <w:rPr>
          <w:rFonts w:cstheme="minorHAnsi"/>
          <w:sz w:val="24"/>
          <w:szCs w:val="24"/>
        </w:rPr>
        <w:t>Silence filled the room, heavy as gravity.</w:t>
      </w:r>
    </w:p>
    <w:p w14:paraId="07B6C4EA" w14:textId="77777777" w:rsidR="00862428" w:rsidRPr="00BF2DE9" w:rsidRDefault="00862428" w:rsidP="00862428">
      <w:pPr>
        <w:rPr>
          <w:rFonts w:cstheme="minorHAnsi"/>
          <w:sz w:val="24"/>
          <w:szCs w:val="24"/>
        </w:rPr>
      </w:pPr>
      <w:r w:rsidRPr="00BF2DE9">
        <w:rPr>
          <w:rFonts w:cstheme="minorHAnsi"/>
          <w:sz w:val="24"/>
          <w:szCs w:val="24"/>
        </w:rPr>
        <w:t>Mosby closed his eyes for a moment.</w:t>
      </w:r>
    </w:p>
    <w:p w14:paraId="09ACF378" w14:textId="77777777" w:rsidR="00862428" w:rsidRPr="00BF2DE9" w:rsidRDefault="00862428" w:rsidP="00862428">
      <w:pPr>
        <w:rPr>
          <w:rFonts w:cstheme="minorHAnsi"/>
          <w:sz w:val="24"/>
          <w:szCs w:val="24"/>
        </w:rPr>
      </w:pPr>
      <w:r w:rsidRPr="00BF2DE9">
        <w:rPr>
          <w:rFonts w:cstheme="minorHAnsi"/>
          <w:sz w:val="24"/>
          <w:szCs w:val="24"/>
        </w:rPr>
        <w:t>There it is.</w:t>
      </w:r>
      <w:r w:rsidRPr="00BF2DE9">
        <w:rPr>
          <w:rFonts w:cstheme="minorHAnsi"/>
          <w:sz w:val="24"/>
          <w:szCs w:val="24"/>
        </w:rPr>
        <w:br/>
        <w:t>Not ambition.</w:t>
      </w:r>
      <w:r w:rsidRPr="00BF2DE9">
        <w:rPr>
          <w:rFonts w:cstheme="minorHAnsi"/>
          <w:sz w:val="24"/>
          <w:szCs w:val="24"/>
        </w:rPr>
        <w:br/>
        <w:t>Not glory.</w:t>
      </w:r>
    </w:p>
    <w:p w14:paraId="4B04E762" w14:textId="77777777" w:rsidR="00862428" w:rsidRPr="00BF2DE9" w:rsidRDefault="00862428" w:rsidP="00862428">
      <w:pPr>
        <w:rPr>
          <w:rFonts w:cstheme="minorHAnsi"/>
          <w:sz w:val="24"/>
          <w:szCs w:val="24"/>
        </w:rPr>
      </w:pPr>
      <w:r w:rsidRPr="00BF2DE9">
        <w:rPr>
          <w:rFonts w:cstheme="minorHAnsi"/>
          <w:sz w:val="24"/>
          <w:szCs w:val="24"/>
        </w:rPr>
        <w:t>Burden.</w:t>
      </w:r>
    </w:p>
    <w:p w14:paraId="162D7B90" w14:textId="77777777" w:rsidR="00862428" w:rsidRPr="00BF2DE9" w:rsidRDefault="00862428" w:rsidP="00862428">
      <w:pPr>
        <w:rPr>
          <w:rFonts w:cstheme="minorHAnsi"/>
          <w:sz w:val="24"/>
          <w:szCs w:val="24"/>
        </w:rPr>
      </w:pPr>
      <w:r w:rsidRPr="00BF2DE9">
        <w:rPr>
          <w:rFonts w:cstheme="minorHAnsi"/>
          <w:sz w:val="24"/>
          <w:szCs w:val="24"/>
        </w:rPr>
        <w:t>And the certainty that she could carry it.</w:t>
      </w:r>
    </w:p>
    <w:p w14:paraId="69E9F86F" w14:textId="77777777" w:rsidR="00862428" w:rsidRPr="00BF2DE9" w:rsidRDefault="00862428" w:rsidP="00862428">
      <w:pPr>
        <w:rPr>
          <w:rFonts w:cstheme="minorHAnsi"/>
          <w:sz w:val="24"/>
          <w:szCs w:val="24"/>
        </w:rPr>
      </w:pPr>
      <w:r w:rsidRPr="00BF2DE9">
        <w:rPr>
          <w:rFonts w:cstheme="minorHAnsi"/>
          <w:sz w:val="24"/>
          <w:szCs w:val="24"/>
        </w:rPr>
        <w:t>Merrow leaned back slowly in his chair, studying her the way a teacher studies a brilliant student who has reached the wrong answer by impeccable logic.</w:t>
      </w:r>
    </w:p>
    <w:p w14:paraId="4FECB235" w14:textId="77777777" w:rsidR="00862428" w:rsidRPr="00BF2DE9" w:rsidRDefault="00862428" w:rsidP="00862428">
      <w:pPr>
        <w:rPr>
          <w:rFonts w:cstheme="minorHAnsi"/>
          <w:sz w:val="24"/>
          <w:szCs w:val="24"/>
        </w:rPr>
      </w:pPr>
      <w:r w:rsidRPr="00BF2DE9">
        <w:rPr>
          <w:rFonts w:cstheme="minorHAnsi"/>
          <w:sz w:val="24"/>
          <w:szCs w:val="24"/>
        </w:rPr>
        <w:t>“That,” he said quietly, “is exactly the kind of mind it is careful of.”</w:t>
      </w:r>
    </w:p>
    <w:p w14:paraId="467D8D12" w14:textId="77777777" w:rsidR="00862428" w:rsidRPr="00BF2DE9" w:rsidRDefault="00862428" w:rsidP="00862428">
      <w:pPr>
        <w:rPr>
          <w:rFonts w:cstheme="minorHAnsi"/>
          <w:sz w:val="24"/>
          <w:szCs w:val="24"/>
        </w:rPr>
      </w:pPr>
      <w:r w:rsidRPr="00BF2DE9">
        <w:rPr>
          <w:rFonts w:cstheme="minorHAnsi"/>
          <w:sz w:val="24"/>
          <w:szCs w:val="24"/>
        </w:rPr>
        <w:t>No one spoke.</w:t>
      </w:r>
    </w:p>
    <w:p w14:paraId="5999C201" w14:textId="77777777" w:rsidR="00862428" w:rsidRPr="00BF2DE9" w:rsidRDefault="00862428" w:rsidP="00862428">
      <w:pPr>
        <w:rPr>
          <w:rFonts w:cstheme="minorHAnsi"/>
          <w:sz w:val="24"/>
          <w:szCs w:val="24"/>
        </w:rPr>
      </w:pPr>
      <w:r w:rsidRPr="00BF2DE9">
        <w:rPr>
          <w:rFonts w:cstheme="minorHAnsi"/>
          <w:sz w:val="24"/>
          <w:szCs w:val="24"/>
        </w:rPr>
        <w:t>Sael held his gaze, jaw set, as if she might argue the point into submission.</w:t>
      </w:r>
    </w:p>
    <w:p w14:paraId="7AB491BA" w14:textId="77777777" w:rsidR="00862428" w:rsidRPr="00BF2DE9" w:rsidRDefault="00862428" w:rsidP="00862428">
      <w:pPr>
        <w:rPr>
          <w:rFonts w:cstheme="minorHAnsi"/>
          <w:sz w:val="24"/>
          <w:szCs w:val="24"/>
        </w:rPr>
      </w:pPr>
      <w:r w:rsidRPr="00BF2DE9">
        <w:rPr>
          <w:rFonts w:cstheme="minorHAnsi"/>
          <w:sz w:val="24"/>
          <w:szCs w:val="24"/>
        </w:rPr>
        <w:t>She never got the chance.</w:t>
      </w:r>
    </w:p>
    <w:p w14:paraId="7C4785F3" w14:textId="77777777" w:rsidR="00862428" w:rsidRPr="00D95959" w:rsidRDefault="00862428" w:rsidP="00862428">
      <w:pPr>
        <w:rPr>
          <w:rFonts w:cstheme="minorHAnsi"/>
          <w:sz w:val="24"/>
          <w:szCs w:val="24"/>
        </w:rPr>
      </w:pPr>
    </w:p>
    <w:p w14:paraId="139A33CA" w14:textId="1DC1887A" w:rsidR="00C57857" w:rsidRPr="00303D85" w:rsidRDefault="00C57857">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2D5634D1" w14:textId="52DB1CBB"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Chapter</w:t>
      </w:r>
      <w:r w:rsidRPr="00303D85">
        <w:rPr>
          <w:rFonts w:eastAsia="Times New Roman" w:cstheme="minorHAnsi"/>
          <w:kern w:val="0"/>
          <w:sz w:val="24"/>
          <w:szCs w:val="24"/>
          <w14:ligatures w14:val="none"/>
        </w:rPr>
        <w:br/>
      </w:r>
      <w:r w:rsidRPr="00862428">
        <w:rPr>
          <w:rFonts w:eastAsia="Times New Roman" w:cstheme="minorHAnsi"/>
          <w:kern w:val="0"/>
          <w:sz w:val="24"/>
          <w:szCs w:val="24"/>
          <w14:ligatures w14:val="none"/>
        </w:rPr>
        <w:t>The lights flickered once.</w:t>
      </w:r>
      <w:r w:rsidRPr="00862428">
        <w:rPr>
          <w:rFonts w:eastAsia="Times New Roman" w:cstheme="minorHAnsi"/>
          <w:kern w:val="0"/>
          <w:sz w:val="24"/>
          <w:szCs w:val="24"/>
          <w14:ligatures w14:val="none"/>
        </w:rPr>
        <w:br/>
        <w:t>Not a tremor this time.</w:t>
      </w:r>
      <w:r w:rsidRPr="00862428">
        <w:rPr>
          <w:rFonts w:eastAsia="Times New Roman" w:cstheme="minorHAnsi"/>
          <w:kern w:val="0"/>
          <w:sz w:val="24"/>
          <w:szCs w:val="24"/>
          <w14:ligatures w14:val="none"/>
        </w:rPr>
        <w:br/>
        <w:t>A warning.</w:t>
      </w:r>
      <w:r w:rsidRPr="00862428">
        <w:rPr>
          <w:rFonts w:eastAsia="Times New Roman" w:cstheme="minorHAnsi"/>
          <w:kern w:val="0"/>
          <w:sz w:val="24"/>
          <w:szCs w:val="24"/>
          <w14:ligatures w14:val="none"/>
        </w:rPr>
        <w:br/>
        <w:t>The full-spectrum panels did not fail — they withdrew, draining toward emergency red as if the station itself had decided to conserve something more important than comfort.</w:t>
      </w:r>
    </w:p>
    <w:p w14:paraId="5F34F3F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 low tone rolled through the structure — not loud, but deep enough to be felt in bone.</w:t>
      </w:r>
    </w:p>
    <w:p w14:paraId="0D8033DC"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Merrow’s head tilted slightly.</w:t>
      </w:r>
    </w:p>
    <w:p w14:paraId="0A522C5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“That,” he said, almost conversationally, “would be unfortunate timing.”</w:t>
      </w:r>
    </w:p>
    <w:p w14:paraId="0D7B6F3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alarm followed a second later — sharp, metallic, undeniable.</w:t>
      </w:r>
    </w:p>
    <w:p w14:paraId="5365EBD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 turned toward the corridor. His posture changed without visible effort, as if some internal geometry had aligned.</w:t>
      </w:r>
    </w:p>
    <w:p w14:paraId="0814872C"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“Hull breach at outer perimeter,” he said. “Localized decompression in the maintenance sectors.”</w:t>
      </w:r>
    </w:p>
    <w:p w14:paraId="1692591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 did not waste breath. He checked the charge on his sidearm and moved toward the door.</w:t>
      </w:r>
    </w:p>
    <w:p w14:paraId="07705A0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didn’t knock.”</w:t>
      </w:r>
    </w:p>
    <w:p w14:paraId="7C3A07B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 was already on his feet, moving with more speed than his age suggested. The quiet room — rugs, books, steam curling from the forgotten mug — seemed suddenly fragile beneath the red wash of emergency lighting, like a memory already receding.</w:t>
      </w:r>
    </w:p>
    <w:p w14:paraId="5946130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“Multiple entries,” Ted continued, listening to the station’s systems the way another man might listen to shifting wind across open water. “They are not attempting subtlety.”</w:t>
      </w:r>
    </w:p>
    <w:p w14:paraId="7053D10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Sael’s argument evaporated. Training replaced it.</w:t>
      </w:r>
    </w:p>
    <w:p w14:paraId="5A86ADD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“We fall back to the ship,” she said. “Now.”</w:t>
      </w:r>
    </w:p>
    <w:p w14:paraId="7BC8093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Merrow’s hands moved across a recessed control panel near the wall. Lines of schematic data flared briefly in the air between them, flickering against the red like veins beneath skin.</w:t>
      </w:r>
    </w:p>
    <w:p w14:paraId="4416635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are bypassing outer security faster than anticipated,” he said. “Adaptive breaching. Coordinated.”</w:t>
      </w:r>
    </w:p>
    <w:p w14:paraId="29EDCADC"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 gave a humorless half-smile.</w:t>
      </w:r>
    </w:p>
    <w:p w14:paraId="228C33F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“Story of our lives.”</w:t>
      </w:r>
    </w:p>
    <w:p w14:paraId="77B3311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Another impact reverberated through the base. Distant. Heavy. Controlled.</w:t>
      </w:r>
    </w:p>
    <w:p w14:paraId="307065A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Not explosives.</w:t>
      </w:r>
    </w:p>
    <w:p w14:paraId="62F8870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Precision.</w:t>
      </w:r>
    </w:p>
    <w:p w14:paraId="73608C0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Bulkheads began sealing in sequence deeper in the structure. The sound rolled toward them like a wave of slamming steel, a mechanical tide advancing one compartment at a time.</w:t>
      </w:r>
    </w:p>
    <w:p w14:paraId="59E7DD4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 stepped into the corridor and triggered a manual seal behind them. The door irised shut with a heavy mechanical finality that carried more certainty than comfort.</w:t>
      </w:r>
    </w:p>
    <w:p w14:paraId="2F1FC6D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will adapt,” he said quietly.</w:t>
      </w:r>
    </w:p>
    <w:p w14:paraId="711B800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“I know,” Mosby replied. “We just need them to adapt slower than we run.”</w:t>
      </w:r>
    </w:p>
    <w:p w14:paraId="470BF55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moved at a controlled pace — not sprinting yet. Conserving air. Conserving orientation. Conserving the illusion that this was still movement and not retreat.</w:t>
      </w:r>
    </w:p>
    <w:p w14:paraId="30D0189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red corridor stretched ahead, floor-level guide lights pulsing in disciplined intervals like a narrowing pulse.</w:t>
      </w:r>
    </w:p>
    <w:p w14:paraId="3A4C611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Another tremor.</w:t>
      </w:r>
    </w:p>
    <w:p w14:paraId="1F34F84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Closer.</w:t>
      </w:r>
    </w:p>
    <w:p w14:paraId="4E25CEF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This one carried the sharp crack of shaped cutting charges biting into reinforced alloy — the sound of expertise applied without hesitation.</w:t>
      </w:r>
    </w:p>
    <w:p w14:paraId="1B81369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Sael glanced back toward Merrow as they reached the intersection.</w:t>
      </w:r>
    </w:p>
    <w:p w14:paraId="4718116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“You knew they were close.”</w:t>
      </w:r>
    </w:p>
    <w:p w14:paraId="016162E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“Yes,” he said calmly. “I did not expect them to be this motivated.”</w:t>
      </w:r>
    </w:p>
    <w:p w14:paraId="101B3B3E"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 distant metallic scream echoed down the passage — the sound of a pressure door being peeled rather than opened.</w:t>
      </w:r>
    </w:p>
    <w:p w14:paraId="7FBC636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Mosby’s expression hardened.</w:t>
      </w:r>
    </w:p>
    <w:p w14:paraId="793E86B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“That’s not a boarding party,” he said. “That’s a reclamation team.”</w:t>
      </w:r>
    </w:p>
    <w:p w14:paraId="6EC36C0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Ted’s head tilted again, listening past the alarms, past the reverberation, into pattern.</w:t>
      </w:r>
    </w:p>
    <w:p w14:paraId="5A1530D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“Three primary entry vectors,” he said. “They are mapping the structure in real time.”</w:t>
      </w:r>
    </w:p>
    <w:p w14:paraId="7A00C87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Sael felt the weight of it settle.</w:t>
      </w:r>
    </w:p>
    <w:p w14:paraId="0B17FEF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weren’t searching.</w:t>
      </w:r>
    </w:p>
    <w:p w14:paraId="329DDD6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were certain.</w:t>
      </w:r>
    </w:p>
    <w:p w14:paraId="6D4328F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“Ship,” she said again. Not louder. Just firmer.</w:t>
      </w:r>
    </w:p>
    <w:p w14:paraId="4488155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Another impact shuddered through the deck beneath their boots. The artificial gravity hiccupped for a fraction of a second before stabilizing — enough to remind them that even constants could be negotiated.</w:t>
      </w:r>
    </w:p>
    <w:p w14:paraId="33A7F46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 felt it. They all did.</w:t>
      </w:r>
    </w:p>
    <w:p w14:paraId="4D5759D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“They’re cutting through the spine,” he said. “They don’t care what they damage.”</w:t>
      </w:r>
    </w:p>
    <w:p w14:paraId="2B1FAD0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Behind them, somewhere far too close now, metal gave way with a tearing shriek.</w:t>
      </w:r>
    </w:p>
    <w:p w14:paraId="793DF0C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And then —</w:t>
      </w:r>
    </w:p>
    <w:p w14:paraId="584A2F0C"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Silence.</w:t>
      </w:r>
    </w:p>
    <w:p w14:paraId="30FBC0D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alarms cut out.</w:t>
      </w:r>
    </w:p>
    <w:p w14:paraId="4521DE0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Not because the breach had stopped.</w:t>
      </w:r>
    </w:p>
    <w:p w14:paraId="3F4ECDC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Because something else had overridden them.</w:t>
      </w:r>
    </w:p>
    <w:p w14:paraId="4D38A64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 went very still.</w:t>
      </w:r>
    </w:p>
    <w:p w14:paraId="114FD5F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“That,” he said quietly, “is new.”</w:t>
      </w:r>
    </w:p>
    <w:p w14:paraId="3ED085A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In the sudden absence of warning tones, the faint, disciplined rhythm of armored boots carried down the corridor toward them.</w:t>
      </w:r>
    </w:p>
    <w:p w14:paraId="60A51DF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Measured.</w:t>
      </w:r>
      <w:r w:rsidRPr="00862428">
        <w:rPr>
          <w:rFonts w:eastAsia="Times New Roman" w:cstheme="minorHAnsi"/>
          <w:kern w:val="0"/>
          <w:sz w:val="24"/>
          <w:szCs w:val="24"/>
          <w14:ligatures w14:val="none"/>
        </w:rPr>
        <w:br/>
        <w:t>Unhurried.</w:t>
      </w:r>
      <w:r w:rsidRPr="00862428">
        <w:rPr>
          <w:rFonts w:eastAsia="Times New Roman" w:cstheme="minorHAnsi"/>
          <w:kern w:val="0"/>
          <w:sz w:val="24"/>
          <w:szCs w:val="24"/>
          <w14:ligatures w14:val="none"/>
        </w:rPr>
        <w:br/>
        <w:t>Certain.</w:t>
      </w:r>
    </w:p>
    <w:p w14:paraId="397C01B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have found us sooner than anticipated,” Merrow said calmly.</w:t>
      </w:r>
    </w:p>
    <w:p w14:paraId="655BD4E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“Yeah,” Mosby muttered. “They tend to do that.”</w:t>
      </w:r>
    </w:p>
    <w:p w14:paraId="0F02831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They moved into the main access corridor just as the far bulkhead imploded inward under controlled cutting charges.</w:t>
      </w:r>
    </w:p>
    <w:p w14:paraId="6E6B206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Ascendant troopers stepped through the smoke.</w:t>
      </w:r>
    </w:p>
    <w:p w14:paraId="1EC6171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Disciplined. Precise. Weapons already leveled.</w:t>
      </w:r>
    </w:p>
    <w:p w14:paraId="3070658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 fired first.</w:t>
      </w:r>
    </w:p>
    <w:p w14:paraId="62F4EC2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Not wildly.</w:t>
      </w:r>
      <w:r w:rsidRPr="00862428">
        <w:rPr>
          <w:rFonts w:eastAsia="Times New Roman" w:cstheme="minorHAnsi"/>
          <w:kern w:val="0"/>
          <w:sz w:val="24"/>
          <w:szCs w:val="24"/>
          <w14:ligatures w14:val="none"/>
        </w:rPr>
        <w:br/>
        <w:t>Not bravely.</w:t>
      </w:r>
      <w:r w:rsidRPr="00862428">
        <w:rPr>
          <w:rFonts w:eastAsia="Times New Roman" w:cstheme="minorHAnsi"/>
          <w:kern w:val="0"/>
          <w:sz w:val="24"/>
          <w:szCs w:val="24"/>
          <w14:ligatures w14:val="none"/>
        </w:rPr>
        <w:br/>
        <w:t>Efficiently.</w:t>
      </w:r>
    </w:p>
    <w:p w14:paraId="691364E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Enough to force them to cover. Enough to buy seconds that could still matter.</w:t>
      </w:r>
    </w:p>
    <w:p w14:paraId="28131DF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corridor became light and concussion.</w:t>
      </w:r>
    </w:p>
    <w:p w14:paraId="0070F54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fell back, boots hammering against the metal deck as bolts carved molten scars along the walls and filled the air with the smell of scorched alloy.</w:t>
      </w:r>
    </w:p>
    <w:p w14:paraId="087E844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“Multiple teams,” Ted said. “Three axes of approach. They are triangulating.”</w:t>
      </w:r>
    </w:p>
    <w:p w14:paraId="78A474D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“Of course they are,” Mosby replied.</w:t>
      </w:r>
    </w:p>
    <w:p w14:paraId="5822A55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rounded a bend —</w:t>
      </w:r>
    </w:p>
    <w:p w14:paraId="442F002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—and the deck ahead sealed.</w:t>
      </w:r>
    </w:p>
    <w:p w14:paraId="5A25E5C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 pressure door dropped without warning, slamming down between them and the primary route to the landing bay. The impact shuddered through the corridor like a verdict.</w:t>
      </w:r>
    </w:p>
    <w:p w14:paraId="7AED0F0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Sael skidded to a stop.</w:t>
      </w:r>
    </w:p>
    <w:p w14:paraId="73669CE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“That wasn’t them.”</w:t>
      </w:r>
    </w:p>
    <w:p w14:paraId="429DC1C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“No,” Ted said.</w:t>
      </w:r>
    </w:p>
    <w:p w14:paraId="391EC46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Behind them, troopers advanced with mechanical patience. No wasted fire. No shouted commands.</w:t>
      </w:r>
    </w:p>
    <w:p w14:paraId="6C60B11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 stood very still.</w:t>
      </w:r>
    </w:p>
    <w:p w14:paraId="54761F0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lights flickered once — white through red.</w:t>
      </w:r>
    </w:p>
    <w:p w14:paraId="529277B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sealed door ahead of them shuddered.</w:t>
      </w:r>
    </w:p>
    <w:p w14:paraId="5807653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Not rising.</w:t>
      </w:r>
    </w:p>
    <w:p w14:paraId="2EC308F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Re-aligning.</w:t>
      </w:r>
    </w:p>
    <w:p w14:paraId="0B3B834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magnetic locks disengaged with a heavy, reluctant clank.</w:t>
      </w:r>
    </w:p>
    <w:p w14:paraId="0527562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“It is adjusting for survivability,” Merrow said quietly.</w:t>
      </w:r>
    </w:p>
    <w:p w14:paraId="5121654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“Great,” Mosby snapped. “Tell it to survive faster.”</w:t>
      </w:r>
    </w:p>
    <w:p w14:paraId="0936E40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slipped through as the door lifted halfway.</w:t>
      </w:r>
    </w:p>
    <w:p w14:paraId="19D5CF5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Ascendant fire followed them, rounds slamming into the bulkhead just before it dropped again, sealing sparks and smoke behind it.</w:t>
      </w:r>
    </w:p>
    <w:p w14:paraId="3A7FC8F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sprinted down the secondary spine now. No more conserving motion. No more pretense.</w:t>
      </w:r>
    </w:p>
    <w:p w14:paraId="534DAAC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Another team breached from the ceiling above — a controlled descent through a maintenance shaft. Two armored figures hit the deck in perfect synchronization, weapons tracking before their boots had fully settled.</w:t>
      </w:r>
    </w:p>
    <w:p w14:paraId="659EA36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 pivoted to engage —</w:t>
      </w:r>
    </w:p>
    <w:p w14:paraId="5D889C3A" w14:textId="50BBB014"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—and jerked as a round caught him in the side.</w:t>
      </w:r>
      <w:r w:rsidRPr="00862428">
        <w:rPr>
          <w:rFonts w:eastAsia="Times New Roman" w:cstheme="minorHAnsi"/>
          <w:kern w:val="0"/>
          <w:sz w:val="24"/>
          <w:szCs w:val="24"/>
          <w14:ligatures w14:val="none"/>
        </w:rPr>
        <w:br/>
        <w:t>The impact did not throw him. It folded him.</w:t>
      </w:r>
    </w:p>
    <w:p w14:paraId="5CDE374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air left his lungs in a hard, soundless burst as he struck the wall and slid down a fraction before catching himself with one hand.</w:t>
      </w:r>
    </w:p>
    <w:p w14:paraId="53FBB9A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For a single suspended second, everything narrowed —</w:t>
      </w:r>
    </w:p>
    <w:p w14:paraId="7B0EC04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red light</w:t>
      </w:r>
      <w:r w:rsidRPr="00862428">
        <w:rPr>
          <w:rFonts w:eastAsia="Times New Roman" w:cstheme="minorHAnsi"/>
          <w:kern w:val="0"/>
          <w:sz w:val="24"/>
          <w:szCs w:val="24"/>
          <w14:ligatures w14:val="none"/>
        </w:rPr>
        <w:br/>
        <w:t>white pain</w:t>
      </w:r>
      <w:r w:rsidRPr="00862428">
        <w:rPr>
          <w:rFonts w:eastAsia="Times New Roman" w:cstheme="minorHAnsi"/>
          <w:kern w:val="0"/>
          <w:sz w:val="24"/>
          <w:szCs w:val="24"/>
          <w14:ligatures w14:val="none"/>
        </w:rPr>
        <w:br/>
        <w:t>the taste of iron</w:t>
      </w:r>
    </w:p>
    <w:p w14:paraId="7FF2E72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—and the realization that the corridor had just become smaller.</w:t>
      </w:r>
    </w:p>
    <w:p w14:paraId="1FB770D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“Caleb!”</w:t>
      </w:r>
    </w:p>
    <w:p w14:paraId="5B6FC53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Sael was already there, dragging him upright, firing past him one-handed.</w:t>
      </w:r>
    </w:p>
    <w:p w14:paraId="69ED86C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“I’m good,” he gritted.</w:t>
      </w:r>
    </w:p>
    <w:p w14:paraId="58594CAC"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He was not.</w:t>
      </w:r>
    </w:p>
    <w:p w14:paraId="74DF5965" w14:textId="679A61C0"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Blood spread through his jacket in a dark, blooming stain that grew faster than it had any right to.</w:t>
      </w:r>
    </w:p>
    <w:p w14:paraId="37755BA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 slid behind a recessed panel and ripped it open, exposing raw conduit and actuator lines, copper veins and insulated nerves humming with misdirected current.</w:t>
      </w:r>
    </w:p>
    <w:p w14:paraId="2C49AEC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next junction is sealed from central control,” he said.</w:t>
      </w:r>
    </w:p>
    <w:p w14:paraId="21C28FA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“Then unseal it,” Sael replied.</w:t>
      </w:r>
    </w:p>
    <w:p w14:paraId="400D326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“I am.”</w:t>
      </w:r>
    </w:p>
    <w:p w14:paraId="5553C9F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Rounds struck sparks inches from his hands, white-hot flares scattering across the deck like falling metal rain.</w:t>
      </w:r>
    </w:p>
    <w:p w14:paraId="0A77470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 stepped forward into the corridor’s centerline.</w:t>
      </w:r>
    </w:p>
    <w:p w14:paraId="1CEC593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advancing Ascendants slowed.</w:t>
      </w:r>
    </w:p>
    <w:p w14:paraId="3226867E"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Not stopped.</w:t>
      </w:r>
    </w:p>
    <w:p w14:paraId="0B02538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Just… fractionally late.</w:t>
      </w:r>
    </w:p>
    <w:p w14:paraId="734A83D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One hesitated before firing. Another corrected aim twice, micro-adjustments compounding into error.</w:t>
      </w:r>
    </w:p>
    <w:p w14:paraId="0CB15C6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Merrow’s voice carried, layered and steady — not loud, not commanding, but resonant in a way that did not belong to the air alone.</w:t>
      </w:r>
    </w:p>
    <w:p w14:paraId="0B32880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“You are converging on a non-optimal outcome.”</w:t>
      </w:r>
    </w:p>
    <w:p w14:paraId="2C9844C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nearest trooper faltered just enough.</w:t>
      </w:r>
    </w:p>
    <w:p w14:paraId="6892C1B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 teeth bared against the pain, put him down with a single disciplined shot.</w:t>
      </w:r>
    </w:p>
    <w:p w14:paraId="611F1B6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 jammed a bypass spike into the actuator bus and forced current through a path never meant to carry it. The smell of scorched insulation bloomed sharp and bitter.</w:t>
      </w:r>
    </w:p>
    <w:p w14:paraId="016BB4B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bulkhead ahead lifted three feet.</w:t>
      </w:r>
    </w:p>
    <w:p w14:paraId="1C005F9E"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“Go.”</w:t>
      </w:r>
    </w:p>
    <w:p w14:paraId="5560FE6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Sael shoved Mosby beneath it, one arm hooked under his shoulder, the other firing blind over her back.</w:t>
      </w:r>
    </w:p>
    <w:p w14:paraId="050C77C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Ted followed, then rolled through as a bolt burned the deck where he had just been.</w:t>
      </w:r>
    </w:p>
    <w:p w14:paraId="4A5B812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 passed last.</w:t>
      </w:r>
    </w:p>
    <w:p w14:paraId="3376A50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door slammed shut as Ascendant rounds tore into it from the other side, each impact ringing through the structure like a hammer striking bone.</w:t>
      </w:r>
    </w:p>
    <w:p w14:paraId="69A62B6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were thirty meters from the landing bay when the deck lurched violently.</w:t>
      </w:r>
    </w:p>
    <w:p w14:paraId="26DAEB4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Explosive breach.</w:t>
      </w:r>
    </w:p>
    <w:p w14:paraId="3781B24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outer bay doors were being cut.</w:t>
      </w:r>
    </w:p>
    <w:p w14:paraId="05A033D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“We are out of time,” Ted said.</w:t>
      </w:r>
    </w:p>
    <w:p w14:paraId="6DF0A85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“No,” Mosby corrected through clenched teeth. “They are.”</w:t>
      </w:r>
    </w:p>
    <w:p w14:paraId="44774CD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burst into the landing bay.</w:t>
      </w:r>
    </w:p>
    <w:p w14:paraId="2FCC1E0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Farther Star sat where they had left her, powered down, external tanks still strapped along her spine like improvised ribs bolted to a wounded animal.</w:t>
      </w:r>
    </w:p>
    <w:p w14:paraId="44A92D1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Ascendant cutters were already burning through the far wall of the bay. Sparks cascaded in brilliant sheets, molten alloy raining down as a second entry point widened with surgical patience.</w:t>
      </w:r>
    </w:p>
    <w:p w14:paraId="2934965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Sael half-carried Mosby up the ramp.</w:t>
      </w:r>
    </w:p>
    <w:p w14:paraId="617760A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 veered for the control spine, bringing primary systems online while the pumps for the external tanks remained offline and inert.</w:t>
      </w:r>
    </w:p>
    <w:p w14:paraId="3BC43F4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 paused at the foot of the ramp.</w:t>
      </w:r>
    </w:p>
    <w:p w14:paraId="72BCB21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He turned toward the widening breach.</w:t>
      </w:r>
    </w:p>
    <w:p w14:paraId="4C088BF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Three Ascendant troopers stepped through the smoke.</w:t>
      </w:r>
    </w:p>
    <w:p w14:paraId="7EEDA54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 looked at them.</w:t>
      </w:r>
    </w:p>
    <w:p w14:paraId="7DEB1B0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air felt… narrower.</w:t>
      </w:r>
    </w:p>
    <w:p w14:paraId="3F7944F2"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Not thinner.</w:t>
      </w:r>
      <w:r w:rsidRPr="00862428">
        <w:rPr>
          <w:rFonts w:eastAsia="Times New Roman" w:cstheme="minorHAnsi"/>
          <w:kern w:val="0"/>
          <w:sz w:val="24"/>
          <w:szCs w:val="24"/>
          <w14:ligatures w14:val="none"/>
        </w:rPr>
        <w:br/>
        <w:t>Focused.</w:t>
      </w:r>
    </w:p>
    <w:p w14:paraId="2A56CA9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The overhead gantry cranes — massive, dormant relics from the facility’s industrial past — activated simultaneously. Motors groaned to life after decades of disciplined silence.</w:t>
      </w:r>
    </w:p>
    <w:p w14:paraId="5EA5B73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One disengaged its gravity lock and dropped.</w:t>
      </w:r>
    </w:p>
    <w:p w14:paraId="167204E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Not wildly.</w:t>
      </w:r>
    </w:p>
    <w:p w14:paraId="2F3308E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Precisely.</w:t>
      </w:r>
    </w:p>
    <w:p w14:paraId="53E970D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It struck between the Star and the advancing troopers, shattering plating and throwing up a storm of splintered alloy and shattered deck.</w:t>
      </w:r>
    </w:p>
    <w:p w14:paraId="3D9AC9A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shockwave rippled through the bay.</w:t>
      </w:r>
    </w:p>
    <w:p w14:paraId="7637454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Ascendants were forced back.</w:t>
      </w:r>
    </w:p>
    <w:p w14:paraId="4169189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Merrow ascended the ramp without haste.</w:t>
      </w:r>
    </w:p>
    <w:p w14:paraId="77E25A3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“Close it,” he said gently.</w:t>
      </w:r>
    </w:p>
    <w:p w14:paraId="41ABAA4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ramp sealed with a hard metallic finality.</w:t>
      </w:r>
    </w:p>
    <w:p w14:paraId="71B0258E"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Inside, Mosby dropped into the pilot’s seat, pale now, breath shallow, one hand pressed reflexively against his side though it did nothing to stop the loss.</w:t>
      </w:r>
    </w:p>
    <w:p w14:paraId="0D9DA88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“You are losing blood at an inefficient rate,” Ted reported.</w:t>
      </w:r>
    </w:p>
    <w:p w14:paraId="74572B4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“Fly first,” Mosby muttered. “Lecture later.”</w:t>
      </w:r>
    </w:p>
    <w:p w14:paraId="4F23C2F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Sael pressed a sealant injector into the wound and triggered it. Expanding foam surged into the puncture channel, hissing faintly as it reacted with blood and air.</w:t>
      </w:r>
    </w:p>
    <w:p w14:paraId="29FA7F7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Mosby’s jaw clenched, but he did not cry out.</w:t>
      </w:r>
    </w:p>
    <w:p w14:paraId="09F942B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Outside, the first disabling shot struck the hull.</w:t>
      </w:r>
    </w:p>
    <w:p w14:paraId="3A802BD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were trying to cripple, not destroy.</w:t>
      </w:r>
    </w:p>
    <w:p w14:paraId="621E78AC"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Docking clamps shot from the floor, magnetic jaws attempting to seize the Star’s landing struts.</w:t>
      </w:r>
    </w:p>
    <w:p w14:paraId="460846B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 overrode the landing interface and reversed current through the clamp grid.</w:t>
      </w:r>
    </w:p>
    <w:p w14:paraId="468D80FE"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floor erupted in sparks.</w:t>
      </w:r>
    </w:p>
    <w:p w14:paraId="3D9A780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 ignited the drives.</w:t>
      </w:r>
    </w:p>
    <w:p w14:paraId="69FC542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The Farther Star tore free as a second blast sheared across her port side, flensing paint and plating in a streak of white fire.</w:t>
      </w:r>
    </w:p>
    <w:p w14:paraId="1035364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shot out of the crater mouth in a plume of dust and shattered regolith, debris trailing them like a comet’s broken tail.</w:t>
      </w:r>
    </w:p>
    <w:p w14:paraId="64713BE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Inside the cockpit, Sael held pressure against Mosby’s side.</w:t>
      </w:r>
    </w:p>
    <w:p w14:paraId="6713160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“Stay with me,” she said.</w:t>
      </w:r>
    </w:p>
    <w:p w14:paraId="62401A7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He gave a thin, stubborn smile.</w:t>
      </w:r>
    </w:p>
    <w:p w14:paraId="504391CE"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“Wasn’t planning on leaving.”</w:t>
      </w:r>
    </w:p>
    <w:p w14:paraId="4B3D787B"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Farther Star cleared the crater in a plume of regolith and broken stone, engines climbing from whisper to full burn in three uneven steps, each one threatening to tear something loose that had already been stressed too far.</w:t>
      </w:r>
    </w:p>
    <w:p w14:paraId="1043EF1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Behind them, the Ascendant corvette rose over Namar’s horizon like a blade being drawn from its sheath.</w:t>
      </w:r>
    </w:p>
    <w:p w14:paraId="1936ED4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“They’re vectoring,” Ted said. “Pursuit course locked.”</w:t>
      </w:r>
    </w:p>
    <w:p w14:paraId="6B3902D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“Of course they are,” Mosby muttered.</w:t>
      </w:r>
    </w:p>
    <w:p w14:paraId="0530158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Star shuddered as a near-miss from the corvette’s forward battery flashed past, close enough to overload external sensor arrays and flood the cockpit in warning glyphs.</w:t>
      </w:r>
    </w:p>
    <w:p w14:paraId="20B7BBD5"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“Shields?” Sael asked.</w:t>
      </w:r>
    </w:p>
    <w:p w14:paraId="43ADACA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“We don’t have shields,” Mosby replied. “We have hope and welded scrap.”</w:t>
      </w:r>
    </w:p>
    <w:p w14:paraId="78C5471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Another impact — glancing this time. The ship rocked hard.</w:t>
      </w:r>
    </w:p>
    <w:p w14:paraId="3A69DC37" w14:textId="58F7CF40"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Sael braced one hand against the console to steady Mosby as he swayed in the seat, vision narrowing.</w:t>
      </w:r>
      <w:r w:rsidRPr="00862428">
        <w:rPr>
          <w:rFonts w:eastAsia="Times New Roman" w:cstheme="minorHAnsi"/>
          <w:kern w:val="0"/>
          <w:sz w:val="24"/>
          <w:szCs w:val="24"/>
          <w14:ligatures w14:val="none"/>
        </w:rPr>
        <w:br/>
        <w:t>Blood had found a path beneath the sealant and was threading downward in a dark, deliberate line that did not care about momentum or survival curves.</w:t>
      </w:r>
    </w:p>
    <w:p w14:paraId="0A320027"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“Hold still,” she said.</w:t>
      </w:r>
    </w:p>
    <w:p w14:paraId="3B3C874C"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“Can’t,” he answered through clenched teeth. “Flying.”</w:t>
      </w:r>
    </w:p>
    <w:p w14:paraId="1C1F521E"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The external tanks were dragging them down the gravity well like anchors chained to a body trying to swim.</w:t>
      </w:r>
    </w:p>
    <w:p w14:paraId="789E04C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 Mosby said, voice tightening. “How much in the starboard tank?”</w:t>
      </w:r>
    </w:p>
    <w:p w14:paraId="6129B210"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 beat.</w:t>
      </w:r>
    </w:p>
    <w:p w14:paraId="17A0E82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“Not enough.”</w:t>
      </w:r>
    </w:p>
    <w:p w14:paraId="12F6FFEE"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“How not enough?”</w:t>
      </w:r>
    </w:p>
    <w:p w14:paraId="28C5062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 xml:space="preserve">“If we lose the externals now, we do not clear </w:t>
      </w:r>
      <w:proofErr w:type="spellStart"/>
      <w:r w:rsidRPr="00862428">
        <w:rPr>
          <w:rFonts w:eastAsia="Times New Roman" w:cstheme="minorHAnsi"/>
          <w:kern w:val="0"/>
          <w:sz w:val="24"/>
          <w:szCs w:val="24"/>
          <w14:ligatures w14:val="none"/>
        </w:rPr>
        <w:t>Kethra’s</w:t>
      </w:r>
      <w:proofErr w:type="spellEnd"/>
      <w:r w:rsidRPr="00862428">
        <w:rPr>
          <w:rFonts w:eastAsia="Times New Roman" w:cstheme="minorHAnsi"/>
          <w:kern w:val="0"/>
          <w:sz w:val="24"/>
          <w:szCs w:val="24"/>
          <w14:ligatures w14:val="none"/>
        </w:rPr>
        <w:t xml:space="preserve"> well with safe margin.”</w:t>
      </w:r>
    </w:p>
    <w:p w14:paraId="298AFFCF"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Another strike hit the dorsal plating. Harder this time.</w:t>
      </w:r>
    </w:p>
    <w:p w14:paraId="54846DA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cockpit lighting flickered.</w:t>
      </w:r>
    </w:p>
    <w:p w14:paraId="776FAE7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“Dump as much as you can into it,” Mosby said. “Balance internal to starboard bias.”</w:t>
      </w:r>
    </w:p>
    <w:p w14:paraId="1285867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“That will destabilize burn efficiency.”</w:t>
      </w:r>
    </w:p>
    <w:p w14:paraId="27845EB8"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“I know.”</w:t>
      </w:r>
    </w:p>
    <w:p w14:paraId="1C328A5E"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Ted’s hands moved across the engineering interface, rerouting transfer flow with the kind of precision that left no room for panic. The pumps on the external tanks had been offline in the bay; now he forced them back to life, current surging through lines never meant to carry load under combat acceleration.</w:t>
      </w:r>
    </w:p>
    <w:p w14:paraId="59F3039A"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 Star vibrated as fuel surged through temporary couplings not rated for this kind of violence.</w:t>
      </w:r>
    </w:p>
    <w:p w14:paraId="5ADE0169"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“Transfer active,” Ted said. “Structural strain increasing.”</w:t>
      </w:r>
    </w:p>
    <w:p w14:paraId="11E90A8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Outside, the corvette tightened its angle.</w:t>
      </w:r>
    </w:p>
    <w:p w14:paraId="3445169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were faster.</w:t>
      </w:r>
    </w:p>
    <w:p w14:paraId="59814266"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They were cleaner.</w:t>
      </w:r>
    </w:p>
    <w:p w14:paraId="4EDD3A31"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And they did not have two improvised fuel silos bolted to their spine like liabilities made visible.</w:t>
      </w:r>
    </w:p>
    <w:p w14:paraId="180E3C4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Another flash. Another impact.</w:t>
      </w:r>
    </w:p>
    <w:p w14:paraId="752C08EC"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This one punched through the port stabilizer housing and vented plasma in a screaming arc of blue-white light.</w:t>
      </w:r>
    </w:p>
    <w:p w14:paraId="2041FA02" w14:textId="320BDC3B"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lastRenderedPageBreak/>
        <w:t>The ship yawed violently.</w:t>
      </w:r>
      <w:r w:rsidRPr="00862428">
        <w:rPr>
          <w:rFonts w:eastAsia="Times New Roman" w:cstheme="minorHAnsi"/>
          <w:kern w:val="0"/>
          <w:sz w:val="24"/>
          <w:szCs w:val="24"/>
          <w14:ligatures w14:val="none"/>
        </w:rPr>
        <w:br/>
        <w:t xml:space="preserve">The Farther Star lurched off-axis, nose slewing toward </w:t>
      </w:r>
      <w:proofErr w:type="spellStart"/>
      <w:r w:rsidRPr="00862428">
        <w:rPr>
          <w:rFonts w:eastAsia="Times New Roman" w:cstheme="minorHAnsi"/>
          <w:kern w:val="0"/>
          <w:sz w:val="24"/>
          <w:szCs w:val="24"/>
          <w14:ligatures w14:val="none"/>
        </w:rPr>
        <w:t>Kethra’s</w:t>
      </w:r>
      <w:proofErr w:type="spellEnd"/>
      <w:r w:rsidRPr="00862428">
        <w:rPr>
          <w:rFonts w:eastAsia="Times New Roman" w:cstheme="minorHAnsi"/>
          <w:kern w:val="0"/>
          <w:sz w:val="24"/>
          <w:szCs w:val="24"/>
          <w14:ligatures w14:val="none"/>
        </w:rPr>
        <w:t xml:space="preserve"> glare as warning glyphs bloomed across the forward screens in cascading red.</w:t>
      </w:r>
    </w:p>
    <w:p w14:paraId="1E20F14D"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Mosby fought the controls one-handed, the other clamped uselessly against his side, breath hitching as gravity and pain conspired to narrow his world.</w:t>
      </w:r>
    </w:p>
    <w:p w14:paraId="70D5D0E4"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“Correcting,” he said — not to them, but to the ship.</w:t>
      </w:r>
    </w:p>
    <w:p w14:paraId="55BBA453" w14:textId="77777777" w:rsidR="00862428" w:rsidRPr="00862428" w:rsidRDefault="00862428" w:rsidP="00862428">
      <w:pPr>
        <w:spacing w:before="100" w:beforeAutospacing="1" w:after="100" w:afterAutospacing="1" w:line="240" w:lineRule="auto"/>
        <w:rPr>
          <w:rFonts w:eastAsia="Times New Roman" w:cstheme="minorHAnsi"/>
          <w:kern w:val="0"/>
          <w:sz w:val="24"/>
          <w:szCs w:val="24"/>
          <w14:ligatures w14:val="none"/>
        </w:rPr>
      </w:pPr>
      <w:r w:rsidRPr="00862428">
        <w:rPr>
          <w:rFonts w:eastAsia="Times New Roman" w:cstheme="minorHAnsi"/>
          <w:kern w:val="0"/>
          <w:sz w:val="24"/>
          <w:szCs w:val="24"/>
          <w14:ligatures w14:val="none"/>
        </w:rPr>
        <w:t>And the chase tightened.</w:t>
      </w:r>
    </w:p>
    <w:p w14:paraId="5CEBEB36"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Sael grabbed Mosby’s shoulder.</w:t>
      </w:r>
    </w:p>
    <w:p w14:paraId="61AB668F"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“Caleb!”</w:t>
      </w:r>
    </w:p>
    <w:p w14:paraId="078A6407"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“I’ve got it,” he growled.</w:t>
      </w:r>
    </w:p>
    <w:p w14:paraId="632C1F7B"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He did not.</w:t>
      </w:r>
    </w:p>
    <w:p w14:paraId="2EC0A1B4" w14:textId="1658CC18"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br/>
        <w:t>The navigation solution jittered across the display, vector lines trembling as though the math itself had begun to doubt him.</w:t>
      </w:r>
    </w:p>
    <w:p w14:paraId="2F083F13"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proofErr w:type="spellStart"/>
      <w:r w:rsidRPr="00B02DAD">
        <w:rPr>
          <w:rFonts w:eastAsia="Times New Roman" w:cstheme="minorHAnsi"/>
          <w:kern w:val="0"/>
          <w:sz w:val="24"/>
          <w:szCs w:val="24"/>
          <w14:ligatures w14:val="none"/>
        </w:rPr>
        <w:t>Kethra’s</w:t>
      </w:r>
      <w:proofErr w:type="spellEnd"/>
      <w:r w:rsidRPr="00B02DAD">
        <w:rPr>
          <w:rFonts w:eastAsia="Times New Roman" w:cstheme="minorHAnsi"/>
          <w:kern w:val="0"/>
          <w:sz w:val="24"/>
          <w:szCs w:val="24"/>
          <w14:ligatures w14:val="none"/>
        </w:rPr>
        <w:t xml:space="preserve"> gravity curve loomed ahead, massive and indifferent, its well a silent verdict waiting to be enforced.</w:t>
      </w:r>
    </w:p>
    <w:p w14:paraId="6A6876B8"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Merrow stepped into the cockpit without hurry.</w:t>
      </w:r>
    </w:p>
    <w:p w14:paraId="449F613C"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“I can assist,” he said.</w:t>
      </w:r>
    </w:p>
    <w:p w14:paraId="31622652"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Mosby didn’t look at him. “Can you fly?”</w:t>
      </w:r>
    </w:p>
    <w:p w14:paraId="1D64E45E"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“Yes.”</w:t>
      </w:r>
    </w:p>
    <w:p w14:paraId="4299B60D"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A shot carved a molten scar across the external port tank.</w:t>
      </w:r>
    </w:p>
    <w:p w14:paraId="1DE9EAA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Warning lights cascaded.</w:t>
      </w:r>
    </w:p>
    <w:p w14:paraId="31DB47DB"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“Starboard tank at sixty-two percent internal transfer,” Ted said. “We are reaching coupling tolerance.”</w:t>
      </w:r>
    </w:p>
    <w:p w14:paraId="446071D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“How much more?” Mosby demanded.</w:t>
      </w:r>
    </w:p>
    <w:p w14:paraId="42FBA09E"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“Thirty seconds.”</w:t>
      </w:r>
    </w:p>
    <w:p w14:paraId="4A4D95A1"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lastRenderedPageBreak/>
        <w:t>“We don’t have thirty seconds.”</w:t>
      </w:r>
    </w:p>
    <w:p w14:paraId="1D721F3A"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corvette fired again.</w:t>
      </w:r>
    </w:p>
    <w:p w14:paraId="3E24B077"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This time the shot struck the port external tank cleanly.</w:t>
      </w:r>
    </w:p>
    <w:p w14:paraId="20928825"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Metal screamed.</w:t>
      </w:r>
    </w:p>
    <w:p w14:paraId="307DAEC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Pressure alarms spiked in shrill overlapping layers.</w:t>
      </w:r>
    </w:p>
    <w:p w14:paraId="60A72976"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“Structural breach in port external!” Ted called.</w:t>
      </w:r>
    </w:p>
    <w:p w14:paraId="07EE88E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Mosby’s jaw tightened.</w:t>
      </w:r>
    </w:p>
    <w:p w14:paraId="6506FB7B"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“Fine,” he said. “On my mark—cut the externals.”</w:t>
      </w:r>
    </w:p>
    <w:p w14:paraId="57EA774C"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“Caleb—” Sael began.</w:t>
      </w:r>
    </w:p>
    <w:p w14:paraId="58EF81BD"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“Hold still,” he snapped at her, and it came out softer than he meant it to. “Or you will bleed out.”</w:t>
      </w:r>
    </w:p>
    <w:p w14:paraId="7751156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She swallowed whatever she had been about to say and pressed harder against the wound seal, fingers slick now.</w:t>
      </w:r>
    </w:p>
    <w:p w14:paraId="7CAF509B"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Merrow slid into the navigation console beside him.</w:t>
      </w:r>
    </w:p>
    <w:p w14:paraId="6CB44710"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displays steadied.</w:t>
      </w:r>
    </w:p>
    <w:p w14:paraId="5B171B49" w14:textId="62D4BCB8"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br/>
        <w:t>The violent oscillation in their projected escape arc softened at the edges, as though a tremor had found a rhythm instead of chaos.</w:t>
      </w:r>
    </w:p>
    <w:p w14:paraId="207E9DB5"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Not corrected.</w:t>
      </w:r>
    </w:p>
    <w:p w14:paraId="3474E898"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Stabilized.</w:t>
      </w:r>
    </w:p>
    <w:p w14:paraId="040BDFC5"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corvette adjusted to intercept.</w:t>
      </w:r>
    </w:p>
    <w:p w14:paraId="56944628"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“They anticipate our escape arc,” Ted said.</w:t>
      </w:r>
    </w:p>
    <w:p w14:paraId="11545236"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“Of course they do,” Mosby replied.</w:t>
      </w:r>
    </w:p>
    <w:p w14:paraId="6AE2A7BF"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His vision blurred at the edges, gray creeping inward like closing shutters.</w:t>
      </w:r>
    </w:p>
    <w:p w14:paraId="144A4B31"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“Starboard internal at seventy-one percent,” Ted said. “External integrity degrading.”</w:t>
      </w:r>
    </w:p>
    <w:p w14:paraId="01335392"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lastRenderedPageBreak/>
        <w:t>The port tank ruptured fully.</w:t>
      </w:r>
    </w:p>
    <w:p w14:paraId="2919C76E"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Fuel vented into vacuum in a glittering plume, a brief and beautiful waste.</w:t>
      </w:r>
    </w:p>
    <w:p w14:paraId="5D049410"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corvette’s next shot ignited it.</w:t>
      </w:r>
    </w:p>
    <w:p w14:paraId="13B10BA2"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 xml:space="preserve">The explosion rocked the Farther Star so hard the cockpit glass </w:t>
      </w:r>
      <w:proofErr w:type="spellStart"/>
      <w:r w:rsidRPr="00B02DAD">
        <w:rPr>
          <w:rFonts w:eastAsia="Times New Roman" w:cstheme="minorHAnsi"/>
          <w:kern w:val="0"/>
          <w:sz w:val="24"/>
          <w:szCs w:val="24"/>
          <w14:ligatures w14:val="none"/>
        </w:rPr>
        <w:t>spidered</w:t>
      </w:r>
      <w:proofErr w:type="spellEnd"/>
      <w:r w:rsidRPr="00B02DAD">
        <w:rPr>
          <w:rFonts w:eastAsia="Times New Roman" w:cstheme="minorHAnsi"/>
          <w:kern w:val="0"/>
          <w:sz w:val="24"/>
          <w:szCs w:val="24"/>
          <w14:ligatures w14:val="none"/>
        </w:rPr>
        <w:t xml:space="preserve"> in one corner, fractures branching like frost across winter glass.</w:t>
      </w:r>
    </w:p>
    <w:p w14:paraId="0A181188"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“Now!” Mosby barked.</w:t>
      </w:r>
    </w:p>
    <w:p w14:paraId="5865536A"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Ted hit the release.</w:t>
      </w:r>
    </w:p>
    <w:p w14:paraId="423DEE83"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Explosive bolts fired.</w:t>
      </w:r>
    </w:p>
    <w:p w14:paraId="5CF3EBBC"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Both external tanks tore free.</w:t>
      </w:r>
    </w:p>
    <w:p w14:paraId="14A76477"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For a breathless second, the Star felt lighter — wrongfully light — as though something essential had been cut away instead of jettisoned.</w:t>
      </w:r>
    </w:p>
    <w:p w14:paraId="74C5E28C"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Then Mosby rolled the ship hard and fired directly through the expanding debris cloud of their own fuel detonation.</w:t>
      </w:r>
    </w:p>
    <w:p w14:paraId="66911356"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corvette’s sensors bloomed white in the blast.</w:t>
      </w:r>
    </w:p>
    <w:p w14:paraId="669FBB75"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Target lock flickered.</w:t>
      </w:r>
    </w:p>
    <w:p w14:paraId="18E762F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“Internal fuel?” Mosby asked.</w:t>
      </w:r>
    </w:p>
    <w:p w14:paraId="7FCBF03F"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“Marginal,” Ted answered.</w:t>
      </w:r>
    </w:p>
    <w:p w14:paraId="4DCC9746"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“Marginal survives,” Mosby said.</w:t>
      </w:r>
    </w:p>
    <w:p w14:paraId="3CD431F8"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Merrow’s hands hovered over the navigation display without touching it.</w:t>
      </w:r>
    </w:p>
    <w:p w14:paraId="338DD342"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“Adjust two degrees starboard,” he said quietly. “There is instability in their pursuit curve.”</w:t>
      </w:r>
    </w:p>
    <w:p w14:paraId="62EE4E7C"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“They are compensating,” Ted replied.</w:t>
      </w:r>
    </w:p>
    <w:p w14:paraId="6B45DE22"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“They are overcompensating.”</w:t>
      </w:r>
    </w:p>
    <w:p w14:paraId="7267BE8D"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Mosby made the correction.</w:t>
      </w:r>
    </w:p>
    <w:p w14:paraId="11061F56"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corvette corrected in turn—</w:t>
      </w:r>
    </w:p>
    <w:p w14:paraId="32ECE050"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lastRenderedPageBreak/>
        <w:t>—but a micro-delay crept into its vector.</w:t>
      </w:r>
    </w:p>
    <w:p w14:paraId="44662E23"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Tiny.</w:t>
      </w:r>
    </w:p>
    <w:p w14:paraId="1F04BCB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Imperfect.</w:t>
      </w:r>
    </w:p>
    <w:p w14:paraId="13C8CE0A"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Like hesitation.</w:t>
      </w:r>
    </w:p>
    <w:p w14:paraId="19951E6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Sael felt it before she understood it.</w:t>
      </w:r>
    </w:p>
    <w:p w14:paraId="08BBA41E"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Not salvation.</w:t>
      </w:r>
    </w:p>
    <w:p w14:paraId="2193D8CF"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Not advantage.</w:t>
      </w:r>
    </w:p>
    <w:p w14:paraId="3FF142BC"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A narrowing.</w:t>
      </w:r>
    </w:p>
    <w:p w14:paraId="2599EF5B"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Merrow’s voice was different now.</w:t>
      </w:r>
    </w:p>
    <w:p w14:paraId="1D802D5C"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Layered.</w:t>
      </w:r>
    </w:p>
    <w:p w14:paraId="5958D7D8"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Not louder.</w:t>
      </w:r>
    </w:p>
    <w:p w14:paraId="405D66DD"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Wider.</w:t>
      </w:r>
    </w:p>
    <w:p w14:paraId="5A400D9E"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“You are not the only ones who can choose,” he said softly.</w:t>
      </w:r>
    </w:p>
    <w:p w14:paraId="66573E5D"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Another volley from the corvette went wide.</w:t>
      </w:r>
    </w:p>
    <w:p w14:paraId="3C005911"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Not by much.</w:t>
      </w:r>
    </w:p>
    <w:p w14:paraId="7465AE80"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But enough.</w:t>
      </w:r>
    </w:p>
    <w:p w14:paraId="7BE44FB8"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 xml:space="preserve">The Farther Star punched toward the edge of </w:t>
      </w:r>
      <w:proofErr w:type="spellStart"/>
      <w:r w:rsidRPr="00B02DAD">
        <w:rPr>
          <w:rFonts w:eastAsia="Times New Roman" w:cstheme="minorHAnsi"/>
          <w:kern w:val="0"/>
          <w:sz w:val="24"/>
          <w:szCs w:val="24"/>
          <w14:ligatures w14:val="none"/>
        </w:rPr>
        <w:t>Kethra’s</w:t>
      </w:r>
      <w:proofErr w:type="spellEnd"/>
      <w:r w:rsidRPr="00B02DAD">
        <w:rPr>
          <w:rFonts w:eastAsia="Times New Roman" w:cstheme="minorHAnsi"/>
          <w:kern w:val="0"/>
          <w:sz w:val="24"/>
          <w:szCs w:val="24"/>
          <w14:ligatures w14:val="none"/>
        </w:rPr>
        <w:t xml:space="preserve"> gravity gradient with engines burning far hotter than they should, vibration climbing into a frequency that suggested permanent damage was no longer hypothetical.</w:t>
      </w:r>
    </w:p>
    <w:p w14:paraId="00D3435A"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“FTL spool?” Mosby asked.</w:t>
      </w:r>
    </w:p>
    <w:p w14:paraId="43CB90C3"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“Unsafe,” Ted answered. “Fuel insufficient for controlled transition.”</w:t>
      </w:r>
    </w:p>
    <w:p w14:paraId="737D641A"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Mosby coughed and tasted copper.</w:t>
      </w:r>
    </w:p>
    <w:p w14:paraId="2C7627E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“Then unsafe it is.”</w:t>
      </w:r>
    </w:p>
    <w:p w14:paraId="4BE525C7"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Sael grabbed his jaw, forcing him to look at her.</w:t>
      </w:r>
    </w:p>
    <w:p w14:paraId="30E715DD"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lastRenderedPageBreak/>
        <w:t>“You will not black out now,” she said.</w:t>
      </w:r>
    </w:p>
    <w:p w14:paraId="2C3E9F92"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He managed a thin smile.</w:t>
      </w:r>
    </w:p>
    <w:p w14:paraId="797C672C"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“Wasn’t planning on leaving.”</w:t>
      </w:r>
    </w:p>
    <w:p w14:paraId="348EF99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Behind them, the corvette realigned for one final firing solution.</w:t>
      </w:r>
    </w:p>
    <w:p w14:paraId="6C0A2ABC"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Ahead of them, the FTL field began to form — unstable, thin, hungry.</w:t>
      </w:r>
    </w:p>
    <w:p w14:paraId="5D166B6D" w14:textId="2833B5DE"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br/>
        <w:t>Merrow did not watch the display. He watched Mosby.</w:t>
      </w:r>
    </w:p>
    <w:p w14:paraId="40241BA0"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“Now,” he said.</w:t>
      </w:r>
    </w:p>
    <w:p w14:paraId="4444999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Mosby engaged the jump.</w:t>
      </w:r>
    </w:p>
    <w:p w14:paraId="16C55F92"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stars tore sideways.</w:t>
      </w:r>
    </w:p>
    <w:p w14:paraId="2CF0277A" w14:textId="0620824F"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br/>
        <w:t>The Farther Star vanished on a margin so narrow it felt less like escape and more like something taken without permission.</w:t>
      </w:r>
    </w:p>
    <w:p w14:paraId="14273915"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And in the sudden silence of transit, Mosby sagged forward in his seat while Sael caught him before he could fall.</w:t>
      </w:r>
    </w:p>
    <w:p w14:paraId="3FC5923A"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Behind them, in normal space, the corvette fired into empty vacuum.</w:t>
      </w:r>
    </w:p>
    <w:p w14:paraId="19878C5F" w14:textId="77777777" w:rsidR="00B02DAD" w:rsidRPr="00B02DAD" w:rsidRDefault="00B02DAD" w:rsidP="00B02DAD">
      <w:pPr>
        <w:spacing w:after="0"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pict w14:anchorId="2C29DC0F">
          <v:rect id="_x0000_i1041" style="width:0;height:1.5pt" o:hralign="center" o:hrstd="t" o:hr="t" fillcolor="#a0a0a0" stroked="f"/>
        </w:pict>
      </w:r>
    </w:p>
    <w:p w14:paraId="0020CF10"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Space folded wrong.</w:t>
      </w:r>
    </w:p>
    <w:p w14:paraId="05B4554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Not the smooth, practiced slip of a normal jump — this was violent, asymmetrical.</w:t>
      </w:r>
    </w:p>
    <w:p w14:paraId="7238750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Stars did not stretch into clean white vectors.</w:t>
      </w:r>
    </w:p>
    <w:p w14:paraId="7AEEC63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They fractured.</w:t>
      </w:r>
    </w:p>
    <w:p w14:paraId="35377E9B"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They tore sideways in jagged arcs like light dragged across broken glass.</w:t>
      </w:r>
    </w:p>
    <w:p w14:paraId="2D00CA90"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ship screamed as the field geometry twisted under forces it had never been built to withstand.</w:t>
      </w:r>
    </w:p>
    <w:p w14:paraId="1267D061"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Mosby gritted his teeth, hands locked on the controls even as blood slicked the grips.</w:t>
      </w:r>
    </w:p>
    <w:p w14:paraId="33B1D97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lastRenderedPageBreak/>
        <w:t>“Field containment failing!” Ted shouted.</w:t>
      </w:r>
    </w:p>
    <w:p w14:paraId="48F0042B"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“Just a little longer,” Merrow whispered.</w:t>
      </w:r>
    </w:p>
    <w:p w14:paraId="3ADCB4F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whisper wasn’t for them.</w:t>
      </w:r>
    </w:p>
    <w:p w14:paraId="401775A5"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It was inward.</w:t>
      </w:r>
    </w:p>
    <w:p w14:paraId="5F0915D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FTL field buckled.</w:t>
      </w:r>
    </w:p>
    <w:p w14:paraId="7A974C8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For one breathless instant the geometry inverted — a hollowing sensation, as if the Star were being turned inside out along an axis that had no name and no mercy.</w:t>
      </w:r>
    </w:p>
    <w:p w14:paraId="195F5061"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Sael felt it in her bones — not motion, not acceleration — but subtraction.</w:t>
      </w:r>
    </w:p>
    <w:p w14:paraId="789B466B"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Then the drive died.</w:t>
      </w:r>
    </w:p>
    <w:p w14:paraId="77E96503"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Silence slammed into them as the Farther Star fell out of transit like debris flung from a storm.</w:t>
      </w:r>
    </w:p>
    <w:p w14:paraId="4FD524E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ship spun, uncontrolled, emergency lights strobing red across dark consoles and cracked display glass.</w:t>
      </w:r>
    </w:p>
    <w:p w14:paraId="3EF521F5"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Mosby’s head snapped forward and back. He caught the rotation instinctively, firing what little remained in the maneuvering thrusters. The Star shuddered hard, overcorrected, then settled into a slow, nauseating drift.</w:t>
      </w:r>
    </w:p>
    <w:p w14:paraId="5D2499C1"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“Report,” he rasped.</w:t>
      </w:r>
    </w:p>
    <w:p w14:paraId="602B7493"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Ted’s hands moved over panels that no longer responded the way they should.</w:t>
      </w:r>
    </w:p>
    <w:p w14:paraId="7E242814"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“FTL system is… gone,” he said quietly. “Salt reserves completely depleted. Field matrix burned out. Primary fuel exhausted. We are on battery and auxiliary reserves only.”</w:t>
      </w:r>
    </w:p>
    <w:p w14:paraId="4C22910F"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He paused.</w:t>
      </w:r>
    </w:p>
    <w:p w14:paraId="6523C7C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“Life support stable. Barely.”</w:t>
      </w:r>
    </w:p>
    <w:p w14:paraId="28B453F8"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Sael forced herself upright and looked out the forward port.</w:t>
      </w:r>
    </w:p>
    <w:p w14:paraId="290624CA"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Her breath caught.</w:t>
      </w:r>
    </w:p>
    <w:p w14:paraId="6BBE2F1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They weren’t alone.</w:t>
      </w:r>
    </w:p>
    <w:p w14:paraId="7A21CA7D"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Ships dotted the black — dozens of them. Tugs. Cutters. Emergency craft moving in careful, methodical patterns around fields of drifting wreckage.</w:t>
      </w:r>
    </w:p>
    <w:p w14:paraId="7D6219B6"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lastRenderedPageBreak/>
        <w:t>A fractured ring of metal hung in the distance, lit by work lights and rotating beacons. Sections of the old gate structure still tumbled slowly, tagged with salvage buoys that blinked in patient, bureaucratic rhythm.</w:t>
      </w:r>
    </w:p>
    <w:p w14:paraId="37816882"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proofErr w:type="spellStart"/>
      <w:r w:rsidRPr="00B02DAD">
        <w:rPr>
          <w:rFonts w:eastAsia="Times New Roman" w:cstheme="minorHAnsi"/>
          <w:kern w:val="0"/>
          <w:sz w:val="24"/>
          <w:szCs w:val="24"/>
          <w14:ligatures w14:val="none"/>
        </w:rPr>
        <w:t>Dawnreach</w:t>
      </w:r>
      <w:proofErr w:type="spellEnd"/>
      <w:r w:rsidRPr="00B02DAD">
        <w:rPr>
          <w:rFonts w:eastAsia="Times New Roman" w:cstheme="minorHAnsi"/>
          <w:kern w:val="0"/>
          <w:sz w:val="24"/>
          <w:szCs w:val="24"/>
          <w14:ligatures w14:val="none"/>
        </w:rPr>
        <w:t>.</w:t>
      </w:r>
    </w:p>
    <w:p w14:paraId="7A9313C5"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 broken gate.</w:t>
      </w:r>
    </w:p>
    <w:p w14:paraId="776A76E2" w14:textId="5466C85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For several long heartbeats, no one said anything at all.</w:t>
      </w:r>
    </w:p>
    <w:p w14:paraId="4A5FA1EE"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Merrow closed his eyes.</w:t>
      </w:r>
    </w:p>
    <w:p w14:paraId="51D3FB9B"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Not in relief.</w:t>
      </w:r>
      <w:r w:rsidRPr="00B02DAD">
        <w:rPr>
          <w:rFonts w:eastAsia="Times New Roman" w:cstheme="minorHAnsi"/>
          <w:kern w:val="0"/>
          <w:sz w:val="24"/>
          <w:szCs w:val="24"/>
          <w14:ligatures w14:val="none"/>
        </w:rPr>
        <w:br/>
        <w:t>Not in triumph.</w:t>
      </w:r>
      <w:r w:rsidRPr="00B02DAD">
        <w:rPr>
          <w:rFonts w:eastAsia="Times New Roman" w:cstheme="minorHAnsi"/>
          <w:kern w:val="0"/>
          <w:sz w:val="24"/>
          <w:szCs w:val="24"/>
          <w14:ligatures w14:val="none"/>
        </w:rPr>
        <w:br/>
        <w:t>In recognition.</w:t>
      </w:r>
    </w:p>
    <w:p w14:paraId="4C684279"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They had not escaped the wound.</w:t>
      </w:r>
    </w:p>
    <w:p w14:paraId="56CAFBA4" w14:textId="77777777" w:rsidR="00B02DAD" w:rsidRPr="00303D85" w:rsidRDefault="00B02DAD" w:rsidP="00B02DAD">
      <w:pPr>
        <w:spacing w:before="100" w:beforeAutospacing="1" w:after="100" w:afterAutospacing="1" w:line="240" w:lineRule="auto"/>
        <w:rPr>
          <w:rFonts w:eastAsia="Times New Roman" w:cstheme="minorHAnsi"/>
          <w:kern w:val="0"/>
          <w:sz w:val="24"/>
          <w:szCs w:val="24"/>
          <w14:ligatures w14:val="none"/>
        </w:rPr>
      </w:pPr>
      <w:r w:rsidRPr="00B02DAD">
        <w:rPr>
          <w:rFonts w:eastAsia="Times New Roman" w:cstheme="minorHAnsi"/>
          <w:kern w:val="0"/>
          <w:sz w:val="24"/>
          <w:szCs w:val="24"/>
          <w14:ligatures w14:val="none"/>
        </w:rPr>
        <w:t>They had returned to it.</w:t>
      </w:r>
    </w:p>
    <w:p w14:paraId="73699D8C" w14:textId="77777777" w:rsidR="00B02DAD" w:rsidRPr="00303D85" w:rsidRDefault="00B02DAD" w:rsidP="00B02DAD">
      <w:pPr>
        <w:spacing w:before="100" w:beforeAutospacing="1" w:after="100" w:afterAutospacing="1" w:line="240" w:lineRule="auto"/>
        <w:rPr>
          <w:rFonts w:eastAsia="Times New Roman" w:cstheme="minorHAnsi"/>
          <w:kern w:val="0"/>
          <w:sz w:val="24"/>
          <w:szCs w:val="24"/>
          <w14:ligatures w14:val="none"/>
        </w:rPr>
      </w:pPr>
    </w:p>
    <w:p w14:paraId="3A791741" w14:textId="77777777" w:rsidR="00B02DAD" w:rsidRPr="00303D85" w:rsidRDefault="00B02DAD" w:rsidP="00B02DAD">
      <w:pPr>
        <w:spacing w:before="100" w:beforeAutospacing="1" w:after="100" w:afterAutospacing="1" w:line="240" w:lineRule="auto"/>
        <w:rPr>
          <w:rFonts w:eastAsia="Times New Roman" w:cstheme="minorHAnsi"/>
          <w:kern w:val="0"/>
          <w:sz w:val="24"/>
          <w:szCs w:val="24"/>
          <w14:ligatures w14:val="none"/>
        </w:rPr>
      </w:pPr>
    </w:p>
    <w:p w14:paraId="436F4D76" w14:textId="77777777" w:rsidR="00B02DAD" w:rsidRPr="00B02DAD" w:rsidRDefault="00B02DAD" w:rsidP="00B02DAD">
      <w:pPr>
        <w:spacing w:before="100" w:beforeAutospacing="1" w:after="100" w:afterAutospacing="1" w:line="240" w:lineRule="auto"/>
        <w:rPr>
          <w:rFonts w:eastAsia="Times New Roman" w:cstheme="minorHAnsi"/>
          <w:kern w:val="0"/>
          <w:sz w:val="24"/>
          <w:szCs w:val="24"/>
          <w14:ligatures w14:val="none"/>
        </w:rPr>
      </w:pPr>
    </w:p>
    <w:p w14:paraId="5641206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 let out a hollow, incredulous laugh that hurt to hear.</w:t>
      </w:r>
      <w:r w:rsidRPr="00F93999">
        <w:rPr>
          <w:rFonts w:eastAsia="Times New Roman" w:cstheme="minorHAnsi"/>
          <w:kern w:val="0"/>
          <w:sz w:val="24"/>
          <w:szCs w:val="24"/>
          <w14:ligatures w14:val="none"/>
        </w:rPr>
        <w:br/>
        <w:t>“You’ve got to be kidding me.”</w:t>
      </w:r>
      <w:r w:rsidRPr="00F93999">
        <w:rPr>
          <w:rFonts w:eastAsia="Times New Roman" w:cstheme="minorHAnsi"/>
          <w:kern w:val="0"/>
          <w:sz w:val="24"/>
          <w:szCs w:val="24"/>
          <w14:ligatures w14:val="none"/>
        </w:rPr>
        <w:br/>
        <w:t>Of all the places in the spiral arm.</w:t>
      </w:r>
    </w:p>
    <w:p w14:paraId="1B84A42D"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Sael reached for the comm panel. It flickered before stabilizing.</w:t>
      </w:r>
      <w:r w:rsidRPr="00F93999">
        <w:rPr>
          <w:rFonts w:eastAsia="Times New Roman" w:cstheme="minorHAnsi"/>
          <w:kern w:val="0"/>
          <w:sz w:val="24"/>
          <w:szCs w:val="24"/>
          <w14:ligatures w14:val="none"/>
        </w:rPr>
        <w:br/>
        <w:t>“Any vessel in range,” she said, voice steady by force of will, “this is trader Farther Star. We are adrift, minimal power, one critical medical. Request immediate assistance.”</w:t>
      </w:r>
    </w:p>
    <w:p w14:paraId="4A9B11E3"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Static washed across the channel.</w:t>
      </w:r>
      <w:r w:rsidRPr="00F93999">
        <w:rPr>
          <w:rFonts w:eastAsia="Times New Roman" w:cstheme="minorHAnsi"/>
          <w:kern w:val="0"/>
          <w:sz w:val="24"/>
          <w:szCs w:val="24"/>
          <w14:ligatures w14:val="none"/>
        </w:rPr>
        <w:br/>
        <w:t>For three long seconds, nothing.</w:t>
      </w:r>
    </w:p>
    <w:p w14:paraId="3A0A0C81"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Then a voice answered — tired, busy, unmistakably human.</w:t>
      </w:r>
      <w:r w:rsidRPr="00F93999">
        <w:rPr>
          <w:rFonts w:eastAsia="Times New Roman" w:cstheme="minorHAnsi"/>
          <w:kern w:val="0"/>
          <w:sz w:val="24"/>
          <w:szCs w:val="24"/>
          <w14:ligatures w14:val="none"/>
        </w:rPr>
        <w:br/>
        <w:t xml:space="preserve">“Farther Star, this is </w:t>
      </w:r>
      <w:proofErr w:type="spellStart"/>
      <w:r w:rsidRPr="00F93999">
        <w:rPr>
          <w:rFonts w:eastAsia="Times New Roman" w:cstheme="minorHAnsi"/>
          <w:kern w:val="0"/>
          <w:sz w:val="24"/>
          <w:szCs w:val="24"/>
          <w14:ligatures w14:val="none"/>
        </w:rPr>
        <w:t>Dawnreach</w:t>
      </w:r>
      <w:proofErr w:type="spellEnd"/>
      <w:r w:rsidRPr="00F93999">
        <w:rPr>
          <w:rFonts w:eastAsia="Times New Roman" w:cstheme="minorHAnsi"/>
          <w:kern w:val="0"/>
          <w:sz w:val="24"/>
          <w:szCs w:val="24"/>
          <w14:ligatures w14:val="none"/>
        </w:rPr>
        <w:t xml:space="preserve"> Recovery Control. We have you on scope. </w:t>
      </w:r>
      <w:del w:id="3" w:author="Unknown">
        <w:r w:rsidRPr="00F93999">
          <w:rPr>
            <w:rFonts w:eastAsia="Times New Roman" w:cstheme="minorHAnsi"/>
            <w:kern w:val="0"/>
            <w:sz w:val="24"/>
            <w:szCs w:val="24"/>
            <w14:ligatures w14:val="none"/>
          </w:rPr>
          <w:delText>Sit tight.</w:delText>
        </w:r>
      </w:del>
      <w:r w:rsidRPr="00F93999">
        <w:rPr>
          <w:rFonts w:eastAsia="Times New Roman" w:cstheme="minorHAnsi"/>
          <w:kern w:val="0"/>
          <w:sz w:val="24"/>
          <w:szCs w:val="24"/>
          <w14:ligatures w14:val="none"/>
        </w:rPr>
        <w:t xml:space="preserve"> Hold your drift. Help is on the way.”</w:t>
      </w:r>
    </w:p>
    <w:p w14:paraId="2E8E7EF1"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Sael closed her eyes briefly.</w:t>
      </w:r>
    </w:p>
    <w:p w14:paraId="2BA8A15E"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lastRenderedPageBreak/>
        <w:t>Behind them, the path they had carved through space was already gone. No scar. No distortion. No trace of the impossible angle that had dropped them here.</w:t>
      </w:r>
      <w:r w:rsidRPr="00F93999">
        <w:rPr>
          <w:rFonts w:eastAsia="Times New Roman" w:cstheme="minorHAnsi"/>
          <w:kern w:val="0"/>
          <w:sz w:val="24"/>
          <w:szCs w:val="24"/>
          <w14:ligatures w14:val="none"/>
        </w:rPr>
        <w:br/>
        <w:t>If someone tried to reconstruct it, they would call it error.</w:t>
      </w:r>
      <w:r w:rsidRPr="00F93999">
        <w:rPr>
          <w:rFonts w:eastAsia="Times New Roman" w:cstheme="minorHAnsi"/>
          <w:kern w:val="0"/>
          <w:sz w:val="24"/>
          <w:szCs w:val="24"/>
          <w14:ligatures w14:val="none"/>
        </w:rPr>
        <w:br/>
        <w:t>Or miracle.</w:t>
      </w:r>
      <w:r w:rsidRPr="00F93999">
        <w:rPr>
          <w:rFonts w:eastAsia="Times New Roman" w:cstheme="minorHAnsi"/>
          <w:kern w:val="0"/>
          <w:sz w:val="24"/>
          <w:szCs w:val="24"/>
          <w14:ligatures w14:val="none"/>
        </w:rPr>
        <w:br/>
        <w:t>Or the kind of coincidence that only happens when you stop believing in coincidence.</w:t>
      </w:r>
    </w:p>
    <w:p w14:paraId="7F43675D"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Farther Star drifted, powerless, into the slow choreography of the recovery zone.</w:t>
      </w:r>
      <w:r w:rsidRPr="00F93999">
        <w:rPr>
          <w:rFonts w:eastAsia="Times New Roman" w:cstheme="minorHAnsi"/>
          <w:kern w:val="0"/>
          <w:sz w:val="24"/>
          <w:szCs w:val="24"/>
          <w14:ligatures w14:val="none"/>
        </w:rPr>
        <w:br/>
        <w:t>Two tugs altered course immediately. Their running lights blinked steady and unhurried — professionals who had seen worse hulls limp in.</w:t>
      </w:r>
      <w:r w:rsidRPr="00F93999">
        <w:rPr>
          <w:rFonts w:eastAsia="Times New Roman" w:cstheme="minorHAnsi"/>
          <w:kern w:val="0"/>
          <w:sz w:val="24"/>
          <w:szCs w:val="24"/>
          <w14:ligatures w14:val="none"/>
        </w:rPr>
        <w:br/>
        <w:t>Mag clamps extended.</w:t>
      </w:r>
    </w:p>
    <w:p w14:paraId="57E16148"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“Contact in five,” Ted murmured.</w:t>
      </w:r>
    </w:p>
    <w:p w14:paraId="7C5DE2C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Mosby’s hands finally slipped from the controls.</w:t>
      </w:r>
      <w:r w:rsidRPr="00F93999">
        <w:rPr>
          <w:rFonts w:eastAsia="Times New Roman" w:cstheme="minorHAnsi"/>
          <w:kern w:val="0"/>
          <w:sz w:val="24"/>
          <w:szCs w:val="24"/>
          <w14:ligatures w14:val="none"/>
        </w:rPr>
        <w:br/>
        <w:t>Sael caught him before he could pitch sideways.</w:t>
      </w:r>
    </w:p>
    <w:p w14:paraId="38D2653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“Stay with me,” she said.</w:t>
      </w:r>
    </w:p>
    <w:p w14:paraId="7A81659C"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He tried to answer. Managed a faint, crooked half-smile instead.</w:t>
      </w:r>
    </w:p>
    <w:p w14:paraId="51241D30"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 xml:space="preserve">And here — impossibly, improbably — the Farther Star had </w:t>
      </w:r>
      <w:del w:id="4" w:author="Unknown">
        <w:r w:rsidRPr="00F93999">
          <w:rPr>
            <w:rFonts w:eastAsia="Times New Roman" w:cstheme="minorHAnsi"/>
            <w:kern w:val="0"/>
            <w:sz w:val="24"/>
            <w:szCs w:val="24"/>
            <w14:ligatures w14:val="none"/>
          </w:rPr>
          <w:delText>retuned</w:delText>
        </w:r>
      </w:del>
      <w:r w:rsidRPr="00F93999">
        <w:rPr>
          <w:rFonts w:eastAsia="Times New Roman" w:cstheme="minorHAnsi"/>
          <w:kern w:val="0"/>
          <w:sz w:val="24"/>
          <w:szCs w:val="24"/>
          <w14:ligatures w14:val="none"/>
        </w:rPr>
        <w:t xml:space="preserve"> returned to the wreckage that had started all of it.</w:t>
      </w:r>
      <w:r w:rsidRPr="00F93999">
        <w:rPr>
          <w:rFonts w:eastAsia="Times New Roman" w:cstheme="minorHAnsi"/>
          <w:kern w:val="0"/>
          <w:sz w:val="24"/>
          <w:szCs w:val="24"/>
          <w14:ligatures w14:val="none"/>
        </w:rPr>
        <w:br/>
        <w:t>No one cheered.</w:t>
      </w:r>
      <w:r w:rsidRPr="00F93999">
        <w:rPr>
          <w:rFonts w:eastAsia="Times New Roman" w:cstheme="minorHAnsi"/>
          <w:kern w:val="0"/>
          <w:sz w:val="24"/>
          <w:szCs w:val="24"/>
          <w14:ligatures w14:val="none"/>
        </w:rPr>
        <w:br/>
        <w:t>They were too tired.</w:t>
      </w:r>
      <w:r w:rsidRPr="00F93999">
        <w:rPr>
          <w:rFonts w:eastAsia="Times New Roman" w:cstheme="minorHAnsi"/>
          <w:kern w:val="0"/>
          <w:sz w:val="24"/>
          <w:szCs w:val="24"/>
          <w14:ligatures w14:val="none"/>
        </w:rPr>
        <w:br/>
        <w:t>Too emptied-out for anything like gratitude.</w:t>
      </w:r>
    </w:p>
    <w:p w14:paraId="71809CA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Ted sagged back against the engineering bulkhead, hands still resting on dead controls.</w:t>
      </w:r>
      <w:r w:rsidRPr="00F93999">
        <w:rPr>
          <w:rFonts w:eastAsia="Times New Roman" w:cstheme="minorHAnsi"/>
          <w:kern w:val="0"/>
          <w:sz w:val="24"/>
          <w:szCs w:val="24"/>
          <w14:ligatures w14:val="none"/>
        </w:rPr>
        <w:br/>
        <w:t xml:space="preserve">Merrow opened his eyes and looked through the viewport at the broken ring of </w:t>
      </w:r>
      <w:proofErr w:type="spellStart"/>
      <w:r w:rsidRPr="00F93999">
        <w:rPr>
          <w:rFonts w:eastAsia="Times New Roman" w:cstheme="minorHAnsi"/>
          <w:kern w:val="0"/>
          <w:sz w:val="24"/>
          <w:szCs w:val="24"/>
          <w14:ligatures w14:val="none"/>
        </w:rPr>
        <w:t>Dawnreach</w:t>
      </w:r>
      <w:proofErr w:type="spellEnd"/>
      <w:r w:rsidRPr="00F93999">
        <w:rPr>
          <w:rFonts w:eastAsia="Times New Roman" w:cstheme="minorHAnsi"/>
          <w:kern w:val="0"/>
          <w:sz w:val="24"/>
          <w:szCs w:val="24"/>
          <w14:ligatures w14:val="none"/>
        </w:rPr>
        <w:t>.</w:t>
      </w:r>
      <w:r w:rsidRPr="00F93999">
        <w:rPr>
          <w:rFonts w:eastAsia="Times New Roman" w:cstheme="minorHAnsi"/>
          <w:kern w:val="0"/>
          <w:sz w:val="24"/>
          <w:szCs w:val="24"/>
          <w14:ligatures w14:val="none"/>
        </w:rPr>
        <w:br/>
        <w:t>For the first time since they had met him, he looked uncertain.</w:t>
      </w:r>
      <w:r w:rsidRPr="00F93999">
        <w:rPr>
          <w:rFonts w:eastAsia="Times New Roman" w:cstheme="minorHAnsi"/>
          <w:kern w:val="0"/>
          <w:sz w:val="24"/>
          <w:szCs w:val="24"/>
          <w14:ligatures w14:val="none"/>
        </w:rPr>
        <w:br/>
        <w:t>Not afraid. Uncertain. As if the rules had shifted by a degree and he could feel it in his teeth.</w:t>
      </w:r>
    </w:p>
    <w:p w14:paraId="6E072AF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Sael pressed her hand against Mosby’s wound, feeling his pulse under her fingers.</w:t>
      </w:r>
    </w:p>
    <w:p w14:paraId="2408B78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Caretaker had chosen.</w:t>
      </w:r>
      <w:r w:rsidRPr="00F93999">
        <w:rPr>
          <w:rFonts w:eastAsia="Times New Roman" w:cstheme="minorHAnsi"/>
          <w:kern w:val="0"/>
          <w:sz w:val="24"/>
          <w:szCs w:val="24"/>
          <w14:ligatures w14:val="none"/>
        </w:rPr>
        <w:br/>
        <w:t>But it had not chosen safety.</w:t>
      </w:r>
      <w:r w:rsidRPr="00F93999">
        <w:rPr>
          <w:rFonts w:eastAsia="Times New Roman" w:cstheme="minorHAnsi"/>
          <w:kern w:val="0"/>
          <w:sz w:val="24"/>
          <w:szCs w:val="24"/>
          <w14:ligatures w14:val="none"/>
        </w:rPr>
        <w:br/>
        <w:t>It had chosen a place where consequences waited.</w:t>
      </w:r>
    </w:p>
    <w:p w14:paraId="7D756F82"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And the Farther Star, stripped and bleeding and empty of fuel, drifted.</w:t>
      </w:r>
    </w:p>
    <w:p w14:paraId="1D43DAA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Farther Star still hummed faintly under emergency power.</w:t>
      </w:r>
      <w:r w:rsidRPr="00F93999">
        <w:rPr>
          <w:rFonts w:eastAsia="Times New Roman" w:cstheme="minorHAnsi"/>
          <w:kern w:val="0"/>
          <w:sz w:val="24"/>
          <w:szCs w:val="24"/>
          <w14:ligatures w14:val="none"/>
        </w:rPr>
        <w:br/>
        <w:t xml:space="preserve">Outside, </w:t>
      </w:r>
      <w:proofErr w:type="spellStart"/>
      <w:r w:rsidRPr="00F93999">
        <w:rPr>
          <w:rFonts w:eastAsia="Times New Roman" w:cstheme="minorHAnsi"/>
          <w:kern w:val="0"/>
          <w:sz w:val="24"/>
          <w:szCs w:val="24"/>
          <w14:ligatures w14:val="none"/>
        </w:rPr>
        <w:t>Dawnreach</w:t>
      </w:r>
      <w:proofErr w:type="spellEnd"/>
      <w:r w:rsidRPr="00F93999">
        <w:rPr>
          <w:rFonts w:eastAsia="Times New Roman" w:cstheme="minorHAnsi"/>
          <w:kern w:val="0"/>
          <w:sz w:val="24"/>
          <w:szCs w:val="24"/>
          <w14:ligatures w14:val="none"/>
        </w:rPr>
        <w:t xml:space="preserve"> Recovery traffic moved in careful arcs. Floodlights flashed across the forward viewport at intervals, bright and impersonal. Thirty minutes, they’d said. Maybe less.</w:t>
      </w:r>
      <w:r w:rsidRPr="00F93999">
        <w:rPr>
          <w:rFonts w:eastAsia="Times New Roman" w:cstheme="minorHAnsi"/>
          <w:kern w:val="0"/>
          <w:sz w:val="24"/>
          <w:szCs w:val="24"/>
          <w14:ligatures w14:val="none"/>
        </w:rPr>
        <w:br/>
        <w:t>Inside, it felt like longer.</w:t>
      </w:r>
      <w:r w:rsidRPr="00F93999">
        <w:rPr>
          <w:rFonts w:eastAsia="Times New Roman" w:cstheme="minorHAnsi"/>
          <w:kern w:val="0"/>
          <w:sz w:val="24"/>
          <w:szCs w:val="24"/>
          <w14:ligatures w14:val="none"/>
        </w:rPr>
        <w:br/>
        <w:t>Inside, time did what it always did in a crisis: it thickened.</w:t>
      </w:r>
    </w:p>
    <w:p w14:paraId="4F27AEB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lastRenderedPageBreak/>
        <w:t xml:space="preserve">Ted and Sael half-carried Mosby down the narrow corridor toward the ship’s compact </w:t>
      </w:r>
      <w:proofErr w:type="spellStart"/>
      <w:r w:rsidRPr="00F93999">
        <w:rPr>
          <w:rFonts w:eastAsia="Times New Roman" w:cstheme="minorHAnsi"/>
          <w:kern w:val="0"/>
          <w:sz w:val="24"/>
          <w:szCs w:val="24"/>
          <w14:ligatures w14:val="none"/>
        </w:rPr>
        <w:t>medbay</w:t>
      </w:r>
      <w:proofErr w:type="spellEnd"/>
      <w:r w:rsidRPr="00F93999">
        <w:rPr>
          <w:rFonts w:eastAsia="Times New Roman" w:cstheme="minorHAnsi"/>
          <w:kern w:val="0"/>
          <w:sz w:val="24"/>
          <w:szCs w:val="24"/>
          <w14:ligatures w14:val="none"/>
        </w:rPr>
        <w:t>. His boots dragged once before he forced them to move properly.</w:t>
      </w:r>
    </w:p>
    <w:p w14:paraId="40660329"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“I’m walking,” he muttered.</w:t>
      </w:r>
    </w:p>
    <w:p w14:paraId="2494189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“You’re bleeding,” Sael replied.</w:t>
      </w:r>
    </w:p>
    <w:p w14:paraId="607FDA0D"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“Both can be true.”</w:t>
      </w:r>
    </w:p>
    <w:p w14:paraId="23DD215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 xml:space="preserve">They eased him into the </w:t>
      </w:r>
      <w:proofErr w:type="spellStart"/>
      <w:r w:rsidRPr="00F93999">
        <w:rPr>
          <w:rFonts w:eastAsia="Times New Roman" w:cstheme="minorHAnsi"/>
          <w:kern w:val="0"/>
          <w:sz w:val="24"/>
          <w:szCs w:val="24"/>
          <w14:ligatures w14:val="none"/>
        </w:rPr>
        <w:t>autodoc</w:t>
      </w:r>
      <w:proofErr w:type="spellEnd"/>
      <w:r w:rsidRPr="00F93999">
        <w:rPr>
          <w:rFonts w:eastAsia="Times New Roman" w:cstheme="minorHAnsi"/>
          <w:kern w:val="0"/>
          <w:sz w:val="24"/>
          <w:szCs w:val="24"/>
          <w14:ligatures w14:val="none"/>
        </w:rPr>
        <w:t xml:space="preserve"> cradle. The machine powered up with a tired whine, diagnostic arms descending, scanning, injecting, sealing. The display threw up amber warnings, then stabilized into a field of green and soft blue.</w:t>
      </w:r>
    </w:p>
    <w:p w14:paraId="75546FF9"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Ted stood close, watching numbers cascade.</w:t>
      </w:r>
      <w:r w:rsidRPr="00F93999">
        <w:rPr>
          <w:rFonts w:eastAsia="Times New Roman" w:cstheme="minorHAnsi"/>
          <w:kern w:val="0"/>
          <w:sz w:val="24"/>
          <w:szCs w:val="24"/>
          <w14:ligatures w14:val="none"/>
        </w:rPr>
        <w:br/>
        <w:t>“Through-and-through,” he said quietly. “Missed the artery by a margin that suggests either luck or intervention.”</w:t>
      </w:r>
    </w:p>
    <w:p w14:paraId="4358A93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 gave him a look.</w:t>
      </w:r>
      <w:r w:rsidRPr="00F93999">
        <w:rPr>
          <w:rFonts w:eastAsia="Times New Roman" w:cstheme="minorHAnsi"/>
          <w:kern w:val="0"/>
          <w:sz w:val="24"/>
          <w:szCs w:val="24"/>
          <w14:ligatures w14:val="none"/>
        </w:rPr>
        <w:br/>
        <w:t>“Don’t.”</w:t>
      </w:r>
    </w:p>
    <w:p w14:paraId="3B601292"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Ted didn’t answer.</w:t>
      </w:r>
      <w:r w:rsidRPr="00F93999">
        <w:rPr>
          <w:rFonts w:eastAsia="Times New Roman" w:cstheme="minorHAnsi"/>
          <w:kern w:val="0"/>
          <w:sz w:val="24"/>
          <w:szCs w:val="24"/>
          <w14:ligatures w14:val="none"/>
        </w:rPr>
        <w:br/>
        <w:t>But he didn’t look away, either.</w:t>
      </w:r>
    </w:p>
    <w:p w14:paraId="6FB54D58"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 xml:space="preserve">The </w:t>
      </w:r>
      <w:proofErr w:type="spellStart"/>
      <w:r w:rsidRPr="00F93999">
        <w:rPr>
          <w:rFonts w:eastAsia="Times New Roman" w:cstheme="minorHAnsi"/>
          <w:kern w:val="0"/>
          <w:sz w:val="24"/>
          <w:szCs w:val="24"/>
          <w14:ligatures w14:val="none"/>
        </w:rPr>
        <w:t>autodoc</w:t>
      </w:r>
      <w:proofErr w:type="spellEnd"/>
      <w:r w:rsidRPr="00F93999">
        <w:rPr>
          <w:rFonts w:eastAsia="Times New Roman" w:cstheme="minorHAnsi"/>
          <w:kern w:val="0"/>
          <w:sz w:val="24"/>
          <w:szCs w:val="24"/>
          <w14:ligatures w14:val="none"/>
        </w:rPr>
        <w:t xml:space="preserve"> began suturing internal tissue. Mosby exhaled as the sedatives edged in but didn’t take him fully under.</w:t>
      </w:r>
    </w:p>
    <w:p w14:paraId="19650ECD"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Sael stepped back from the cradle.</w:t>
      </w:r>
    </w:p>
    <w:p w14:paraId="54F57C41"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 xml:space="preserve">Outside the </w:t>
      </w:r>
      <w:proofErr w:type="spellStart"/>
      <w:r w:rsidRPr="00F93999">
        <w:rPr>
          <w:rFonts w:eastAsia="Times New Roman" w:cstheme="minorHAnsi"/>
          <w:kern w:val="0"/>
          <w:sz w:val="24"/>
          <w:szCs w:val="24"/>
          <w14:ligatures w14:val="none"/>
        </w:rPr>
        <w:t>medbay</w:t>
      </w:r>
      <w:proofErr w:type="spellEnd"/>
      <w:r w:rsidRPr="00F93999">
        <w:rPr>
          <w:rFonts w:eastAsia="Times New Roman" w:cstheme="minorHAnsi"/>
          <w:kern w:val="0"/>
          <w:sz w:val="24"/>
          <w:szCs w:val="24"/>
          <w14:ligatures w14:val="none"/>
        </w:rPr>
        <w:t xml:space="preserve"> bulkhead, something heavy clanged as a tug adjusted magnetic contact. The hull vibrated slightly, then settled.</w:t>
      </w:r>
      <w:r w:rsidRPr="00F93999">
        <w:rPr>
          <w:rFonts w:eastAsia="Times New Roman" w:cstheme="minorHAnsi"/>
          <w:kern w:val="0"/>
          <w:sz w:val="24"/>
          <w:szCs w:val="24"/>
          <w14:ligatures w14:val="none"/>
        </w:rPr>
        <w:br/>
        <w:t>Thirty minutes.</w:t>
      </w:r>
    </w:p>
    <w:p w14:paraId="68ACA2C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Ted spoke first.</w:t>
      </w:r>
      <w:r w:rsidRPr="00F93999">
        <w:rPr>
          <w:rFonts w:eastAsia="Times New Roman" w:cstheme="minorHAnsi"/>
          <w:kern w:val="0"/>
          <w:sz w:val="24"/>
          <w:szCs w:val="24"/>
          <w14:ligatures w14:val="none"/>
        </w:rPr>
        <w:br/>
        <w:t>“What are we going to do?”</w:t>
      </w:r>
    </w:p>
    <w:p w14:paraId="41ED8BF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 didn’t pretend not to understand.</w:t>
      </w:r>
      <w:r w:rsidRPr="00F93999">
        <w:rPr>
          <w:rFonts w:eastAsia="Times New Roman" w:cstheme="minorHAnsi"/>
          <w:kern w:val="0"/>
          <w:sz w:val="24"/>
          <w:szCs w:val="24"/>
          <w14:ligatures w14:val="none"/>
        </w:rPr>
        <w:br/>
        <w:t>“About what.”</w:t>
      </w:r>
    </w:p>
    <w:p w14:paraId="511FCDEF"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Caretaker,” Ted said.</w:t>
      </w:r>
    </w:p>
    <w:p w14:paraId="4C2C3B0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Silence settled into the small compartment.</w:t>
      </w:r>
      <w:r w:rsidRPr="00F93999">
        <w:rPr>
          <w:rFonts w:eastAsia="Times New Roman" w:cstheme="minorHAnsi"/>
          <w:kern w:val="0"/>
          <w:sz w:val="24"/>
          <w:szCs w:val="24"/>
          <w14:ligatures w14:val="none"/>
        </w:rPr>
        <w:br/>
        <w:t>Not the loaded silence of a cockpit. A new one. Smaller. Meaner.</w:t>
      </w:r>
    </w:p>
    <w:p w14:paraId="57E1DA1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lastRenderedPageBreak/>
        <w:t>Merrow leaned against the far wall, pale but steady. His eyes were clearer now than they had been on Namar. Quieter.</w:t>
      </w:r>
      <w:r w:rsidRPr="00F93999">
        <w:rPr>
          <w:rFonts w:eastAsia="Times New Roman" w:cstheme="minorHAnsi"/>
          <w:kern w:val="0"/>
          <w:sz w:val="24"/>
          <w:szCs w:val="24"/>
          <w14:ligatures w14:val="none"/>
        </w:rPr>
        <w:br/>
        <w:t>“We cannot let anyone have it,” Ted continued. “Ascendant. Protectorate. Consular Service. None.”</w:t>
      </w:r>
    </w:p>
    <w:p w14:paraId="0E781D3E"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 shifted in the cradle, jaw tight.</w:t>
      </w:r>
      <w:r w:rsidRPr="00F93999">
        <w:rPr>
          <w:rFonts w:eastAsia="Times New Roman" w:cstheme="minorHAnsi"/>
          <w:kern w:val="0"/>
          <w:sz w:val="24"/>
          <w:szCs w:val="24"/>
          <w14:ligatures w14:val="none"/>
        </w:rPr>
        <w:br/>
        <w:t>“Yeah,” he said. “You’re right. They don’t get it. No one does.”</w:t>
      </w:r>
    </w:p>
    <w:p w14:paraId="31067D2F"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Sael did not move.</w:t>
      </w:r>
      <w:r w:rsidRPr="00F93999">
        <w:rPr>
          <w:rFonts w:eastAsia="Times New Roman" w:cstheme="minorHAnsi"/>
          <w:kern w:val="0"/>
          <w:sz w:val="24"/>
          <w:szCs w:val="24"/>
          <w14:ligatures w14:val="none"/>
        </w:rPr>
        <w:br/>
        <w:t>“Yes,” she said softly. “We do.”</w:t>
      </w:r>
    </w:p>
    <w:p w14:paraId="60FD4D9D"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Mosby’s eyes opened fully at that.</w:t>
      </w:r>
      <w:r w:rsidRPr="00F93999">
        <w:rPr>
          <w:rFonts w:eastAsia="Times New Roman" w:cstheme="minorHAnsi"/>
          <w:kern w:val="0"/>
          <w:sz w:val="24"/>
          <w:szCs w:val="24"/>
          <w14:ligatures w14:val="none"/>
        </w:rPr>
        <w:br/>
        <w:t>“No,” he said. “You don’t.”</w:t>
      </w:r>
    </w:p>
    <w:p w14:paraId="70975C32"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Recovery comm traffic crackled faintly through the ship’s speakers. External chatter. Human. Ordinary.</w:t>
      </w:r>
      <w:r w:rsidRPr="00F93999">
        <w:rPr>
          <w:rFonts w:eastAsia="Times New Roman" w:cstheme="minorHAnsi"/>
          <w:kern w:val="0"/>
          <w:sz w:val="24"/>
          <w:szCs w:val="24"/>
          <w14:ligatures w14:val="none"/>
        </w:rPr>
        <w:br/>
        <w:t>Ordinary, and therefore dangerous.</w:t>
      </w:r>
    </w:p>
    <w:p w14:paraId="79B8D409"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Ted folded his hands in front of him.</w:t>
      </w:r>
      <w:r w:rsidRPr="00F93999">
        <w:rPr>
          <w:rFonts w:eastAsia="Times New Roman" w:cstheme="minorHAnsi"/>
          <w:kern w:val="0"/>
          <w:sz w:val="24"/>
          <w:szCs w:val="24"/>
          <w14:ligatures w14:val="none"/>
        </w:rPr>
        <w:br/>
        <w:t>“If they board and scan,” he said, “they will find anomalies. They will begin asking questions.”</w:t>
      </w:r>
    </w:p>
    <w:p w14:paraId="42AB506F"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“And questions will lead to him,” Sael said, nodding once toward Merrow.</w:t>
      </w:r>
    </w:p>
    <w:p w14:paraId="4139933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“And beyond him,” Ted added.</w:t>
      </w:r>
    </w:p>
    <w:p w14:paraId="58D12CC6"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 looked at Sael.</w:t>
      </w:r>
      <w:r w:rsidRPr="00F93999">
        <w:rPr>
          <w:rFonts w:eastAsia="Times New Roman" w:cstheme="minorHAnsi"/>
          <w:kern w:val="0"/>
          <w:sz w:val="24"/>
          <w:szCs w:val="24"/>
          <w14:ligatures w14:val="none"/>
        </w:rPr>
        <w:br/>
        <w:t>“What are you saying.”</w:t>
      </w:r>
    </w:p>
    <w:p w14:paraId="6BAF7D92"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She didn’t answer immediately.</w:t>
      </w:r>
    </w:p>
    <w:p w14:paraId="46713B7B"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 xml:space="preserve">The </w:t>
      </w:r>
      <w:proofErr w:type="spellStart"/>
      <w:r w:rsidRPr="00F93999">
        <w:rPr>
          <w:rFonts w:eastAsia="Times New Roman" w:cstheme="minorHAnsi"/>
          <w:kern w:val="0"/>
          <w:sz w:val="24"/>
          <w:szCs w:val="24"/>
          <w14:ligatures w14:val="none"/>
        </w:rPr>
        <w:t>autodoc</w:t>
      </w:r>
      <w:proofErr w:type="spellEnd"/>
      <w:r w:rsidRPr="00F93999">
        <w:rPr>
          <w:rFonts w:eastAsia="Times New Roman" w:cstheme="minorHAnsi"/>
          <w:kern w:val="0"/>
          <w:sz w:val="24"/>
          <w:szCs w:val="24"/>
          <w14:ligatures w14:val="none"/>
        </w:rPr>
        <w:t xml:space="preserve"> arms retracted slightly. Internal repairs complete enough to stabilize him. He could move now if he needed to. Slowly.</w:t>
      </w:r>
      <w:r w:rsidRPr="00F93999">
        <w:rPr>
          <w:rFonts w:eastAsia="Times New Roman" w:cstheme="minorHAnsi"/>
          <w:kern w:val="0"/>
          <w:sz w:val="24"/>
          <w:szCs w:val="24"/>
          <w14:ligatures w14:val="none"/>
        </w:rPr>
        <w:br/>
        <w:t>Not run. Not fight. But decide.</w:t>
      </w:r>
    </w:p>
    <w:p w14:paraId="0103B7D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“I’m saying,” she said at last, “that we cannot let it drift.”</w:t>
      </w:r>
    </w:p>
    <w:p w14:paraId="06AFE0D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Merrow watched her with something like resignation.</w:t>
      </w:r>
      <w:r w:rsidRPr="00F93999">
        <w:rPr>
          <w:rFonts w:eastAsia="Times New Roman" w:cstheme="minorHAnsi"/>
          <w:kern w:val="0"/>
          <w:sz w:val="24"/>
          <w:szCs w:val="24"/>
          <w14:ligatures w14:val="none"/>
        </w:rPr>
        <w:br/>
        <w:t>“It does not belong to anyone,” he said gently.</w:t>
      </w:r>
    </w:p>
    <w:p w14:paraId="24513AA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“That’s exactly the problem,” she replied. “You saw what happened when it disrupted the gate. How many died? I can’t let that happen again.”</w:t>
      </w:r>
    </w:p>
    <w:p w14:paraId="5B43CD8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 pushed himself up against the cradle restraints. Not fully free, but upright.</w:t>
      </w:r>
      <w:r w:rsidRPr="00F93999">
        <w:rPr>
          <w:rFonts w:eastAsia="Times New Roman" w:cstheme="minorHAnsi"/>
          <w:kern w:val="0"/>
          <w:sz w:val="24"/>
          <w:szCs w:val="24"/>
          <w14:ligatures w14:val="none"/>
        </w:rPr>
        <w:br/>
        <w:t>“You heard him. It won’t be controlled.”</w:t>
      </w:r>
    </w:p>
    <w:p w14:paraId="5330A6B8"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lastRenderedPageBreak/>
        <w:t>“It can be influenced,” she said.</w:t>
      </w:r>
    </w:p>
    <w:p w14:paraId="0C78CDF1"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“You’re guessing.”</w:t>
      </w:r>
    </w:p>
    <w:p w14:paraId="11815C03"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“I’m assessing.”</w:t>
      </w:r>
    </w:p>
    <w:p w14:paraId="2AB3A12E"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Ted’s head turned toward her.</w:t>
      </w:r>
      <w:r w:rsidRPr="00F93999">
        <w:rPr>
          <w:rFonts w:eastAsia="Times New Roman" w:cstheme="minorHAnsi"/>
          <w:kern w:val="0"/>
          <w:sz w:val="24"/>
          <w:szCs w:val="24"/>
          <w14:ligatures w14:val="none"/>
        </w:rPr>
        <w:br/>
        <w:t>“Assessing what.”</w:t>
      </w:r>
    </w:p>
    <w:p w14:paraId="483B1D21"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“That it responds to inflection points,” she said. “To pressure. To leverage.”</w:t>
      </w:r>
    </w:p>
    <w:p w14:paraId="1ED9566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Mosby’s voice dropped.</w:t>
      </w:r>
      <w:r w:rsidRPr="00F93999">
        <w:rPr>
          <w:rFonts w:eastAsia="Times New Roman" w:cstheme="minorHAnsi"/>
          <w:kern w:val="0"/>
          <w:sz w:val="24"/>
          <w:szCs w:val="24"/>
          <w14:ligatures w14:val="none"/>
        </w:rPr>
        <w:br/>
        <w:t>“This isn’t a negotiation.”</w:t>
      </w:r>
    </w:p>
    <w:p w14:paraId="12D477F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“No,” she said. “It’s stewardship.”</w:t>
      </w:r>
    </w:p>
    <w:p w14:paraId="7C0B5B0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Something in her tone shifted then.</w:t>
      </w:r>
      <w:r w:rsidRPr="00F93999">
        <w:rPr>
          <w:rFonts w:eastAsia="Times New Roman" w:cstheme="minorHAnsi"/>
          <w:kern w:val="0"/>
          <w:sz w:val="24"/>
          <w:szCs w:val="24"/>
          <w14:ligatures w14:val="none"/>
        </w:rPr>
        <w:br/>
        <w:t>Not louder.</w:t>
      </w:r>
      <w:r w:rsidRPr="00F93999">
        <w:rPr>
          <w:rFonts w:eastAsia="Times New Roman" w:cstheme="minorHAnsi"/>
          <w:kern w:val="0"/>
          <w:sz w:val="24"/>
          <w:szCs w:val="24"/>
          <w14:ligatures w14:val="none"/>
        </w:rPr>
        <w:br/>
        <w:t>Harder.</w:t>
      </w:r>
      <w:r w:rsidRPr="00F93999">
        <w:rPr>
          <w:rFonts w:eastAsia="Times New Roman" w:cstheme="minorHAnsi"/>
          <w:kern w:val="0"/>
          <w:sz w:val="24"/>
          <w:szCs w:val="24"/>
          <w14:ligatures w14:val="none"/>
        </w:rPr>
        <w:br/>
        <w:t>As if a switch had been thrown somewhere deep and the person in the room had been replaced by a function.</w:t>
      </w:r>
    </w:p>
    <w:p w14:paraId="5AB017FF"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“We have seen what happens when no one steps in,” she continued. “When everyone assumes the next mind will be better.”</w:t>
      </w:r>
    </w:p>
    <w:p w14:paraId="3095869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She looked at Mosby now.</w:t>
      </w:r>
      <w:r w:rsidRPr="00F93999">
        <w:rPr>
          <w:rFonts w:eastAsia="Times New Roman" w:cstheme="minorHAnsi"/>
          <w:kern w:val="0"/>
          <w:sz w:val="24"/>
          <w:szCs w:val="24"/>
          <w14:ligatures w14:val="none"/>
        </w:rPr>
        <w:br/>
        <w:t>“I won’t gamble on that.”</w:t>
      </w:r>
    </w:p>
    <w:p w14:paraId="73598A2C"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He stared at her.</w:t>
      </w:r>
      <w:r w:rsidRPr="00F93999">
        <w:rPr>
          <w:rFonts w:eastAsia="Times New Roman" w:cstheme="minorHAnsi"/>
          <w:kern w:val="0"/>
          <w:sz w:val="24"/>
          <w:szCs w:val="24"/>
          <w14:ligatures w14:val="none"/>
        </w:rPr>
        <w:br/>
        <w:t>“And what,” he asked quietly, “are you proposing.”</w:t>
      </w:r>
    </w:p>
    <w:p w14:paraId="4D16BE1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For the first time, she hesitated.</w:t>
      </w:r>
      <w:r w:rsidRPr="00F93999">
        <w:rPr>
          <w:rFonts w:eastAsia="Times New Roman" w:cstheme="minorHAnsi"/>
          <w:kern w:val="0"/>
          <w:sz w:val="24"/>
          <w:szCs w:val="24"/>
          <w14:ligatures w14:val="none"/>
        </w:rPr>
        <w:br/>
        <w:t>Not because she lacked resolve. Because she knew what the resolve would cost.</w:t>
      </w:r>
    </w:p>
    <w:p w14:paraId="7C870E7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Then she reached behind her hip.</w:t>
      </w:r>
    </w:p>
    <w:p w14:paraId="64428EBF"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When her hand came forward again, she was holding her sidearm.</w:t>
      </w:r>
      <w:r w:rsidRPr="00F93999">
        <w:rPr>
          <w:rFonts w:eastAsia="Times New Roman" w:cstheme="minorHAnsi"/>
          <w:kern w:val="0"/>
          <w:sz w:val="24"/>
          <w:szCs w:val="24"/>
          <w14:ligatures w14:val="none"/>
        </w:rPr>
        <w:br/>
        <w:t>Not shaking.</w:t>
      </w:r>
      <w:r w:rsidRPr="00F93999">
        <w:rPr>
          <w:rFonts w:eastAsia="Times New Roman" w:cstheme="minorHAnsi"/>
          <w:kern w:val="0"/>
          <w:sz w:val="24"/>
          <w:szCs w:val="24"/>
          <w14:ligatures w14:val="none"/>
        </w:rPr>
        <w:br/>
        <w:t>Not dramatic.</w:t>
      </w:r>
      <w:r w:rsidRPr="00F93999">
        <w:rPr>
          <w:rFonts w:eastAsia="Times New Roman" w:cstheme="minorHAnsi"/>
          <w:kern w:val="0"/>
          <w:sz w:val="24"/>
          <w:szCs w:val="24"/>
          <w14:ligatures w14:val="none"/>
        </w:rPr>
        <w:br/>
        <w:t>Simply present.</w:t>
      </w:r>
      <w:r w:rsidRPr="00F93999">
        <w:rPr>
          <w:rFonts w:eastAsia="Times New Roman" w:cstheme="minorHAnsi"/>
          <w:kern w:val="0"/>
          <w:sz w:val="24"/>
          <w:szCs w:val="24"/>
          <w14:ligatures w14:val="none"/>
        </w:rPr>
        <w:br/>
        <w:t>A fact, like gravity.</w:t>
      </w:r>
    </w:p>
    <w:p w14:paraId="686B131F"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Ted froze.</w:t>
      </w:r>
      <w:r w:rsidRPr="00F93999">
        <w:rPr>
          <w:rFonts w:eastAsia="Times New Roman" w:cstheme="minorHAnsi"/>
          <w:kern w:val="0"/>
          <w:sz w:val="24"/>
          <w:szCs w:val="24"/>
          <w14:ligatures w14:val="none"/>
        </w:rPr>
        <w:br/>
        <w:t>Mosby went very still.</w:t>
      </w:r>
    </w:p>
    <w:p w14:paraId="6EC96F0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lastRenderedPageBreak/>
        <w:t>“Why,” he asked.</w:t>
      </w:r>
    </w:p>
    <w:p w14:paraId="40B4D5B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question wasn’t angry.</w:t>
      </w:r>
      <w:r w:rsidRPr="00F93999">
        <w:rPr>
          <w:rFonts w:eastAsia="Times New Roman" w:cstheme="minorHAnsi"/>
          <w:kern w:val="0"/>
          <w:sz w:val="24"/>
          <w:szCs w:val="24"/>
          <w14:ligatures w14:val="none"/>
        </w:rPr>
        <w:br/>
        <w:t>It was tired.</w:t>
      </w:r>
    </w:p>
    <w:p w14:paraId="74782259"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“Because someone has to control it,” she said.</w:t>
      </w:r>
    </w:p>
    <w:p w14:paraId="3FCAB21C"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She swallowed once.</w:t>
      </w:r>
      <w:r w:rsidRPr="00F93999">
        <w:rPr>
          <w:rFonts w:eastAsia="Times New Roman" w:cstheme="minorHAnsi"/>
          <w:kern w:val="0"/>
          <w:sz w:val="24"/>
          <w:szCs w:val="24"/>
          <w14:ligatures w14:val="none"/>
        </w:rPr>
        <w:br/>
        <w:t>“I can.”</w:t>
      </w:r>
    </w:p>
    <w:p w14:paraId="5E1FA6B9"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words were steady. Certain.</w:t>
      </w:r>
    </w:p>
    <w:p w14:paraId="7F4BFD2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Ted took one involuntary half-step forward.</w:t>
      </w:r>
      <w:r w:rsidRPr="00F93999">
        <w:rPr>
          <w:rFonts w:eastAsia="Times New Roman" w:cstheme="minorHAnsi"/>
          <w:kern w:val="0"/>
          <w:sz w:val="24"/>
          <w:szCs w:val="24"/>
          <w14:ligatures w14:val="none"/>
        </w:rPr>
        <w:br/>
        <w:t>“Friend Sael—”</w:t>
      </w:r>
    </w:p>
    <w:p w14:paraId="213B4A89"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“Don’t,” she said, raising the weapon slightly. Not at Mosby.</w:t>
      </w:r>
      <w:r w:rsidRPr="00F93999">
        <w:rPr>
          <w:rFonts w:eastAsia="Times New Roman" w:cstheme="minorHAnsi"/>
          <w:kern w:val="0"/>
          <w:sz w:val="24"/>
          <w:szCs w:val="24"/>
          <w14:ligatures w14:val="none"/>
        </w:rPr>
        <w:br/>
        <w:t>At Ted.</w:t>
      </w:r>
      <w:r w:rsidRPr="00F93999">
        <w:rPr>
          <w:rFonts w:eastAsia="Times New Roman" w:cstheme="minorHAnsi"/>
          <w:kern w:val="0"/>
          <w:sz w:val="24"/>
          <w:szCs w:val="24"/>
          <w14:ligatures w14:val="none"/>
        </w:rPr>
        <w:br/>
        <w:t>Because Ted would move first.</w:t>
      </w:r>
    </w:p>
    <w:p w14:paraId="7AA7385E"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Mosby’s voice went quiet and sharp.</w:t>
      </w:r>
      <w:r w:rsidRPr="00F93999">
        <w:rPr>
          <w:rFonts w:eastAsia="Times New Roman" w:cstheme="minorHAnsi"/>
          <w:kern w:val="0"/>
          <w:sz w:val="24"/>
          <w:szCs w:val="24"/>
          <w14:ligatures w14:val="none"/>
        </w:rPr>
        <w:br/>
        <w:t>“You point that thing at him again and we’re done.”</w:t>
      </w:r>
    </w:p>
    <w:p w14:paraId="7C2A5CBD"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“I’m not going to shoot him,” she said. “Or you.”</w:t>
      </w:r>
    </w:p>
    <w:p w14:paraId="0034C2C3"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“Then what are you doing.”</w:t>
      </w:r>
    </w:p>
    <w:p w14:paraId="03206F50"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 xml:space="preserve">She stepped backward toward the </w:t>
      </w:r>
      <w:proofErr w:type="spellStart"/>
      <w:r w:rsidRPr="00F93999">
        <w:rPr>
          <w:rFonts w:eastAsia="Times New Roman" w:cstheme="minorHAnsi"/>
          <w:kern w:val="0"/>
          <w:sz w:val="24"/>
          <w:szCs w:val="24"/>
          <w14:ligatures w14:val="none"/>
        </w:rPr>
        <w:t>medbay</w:t>
      </w:r>
      <w:proofErr w:type="spellEnd"/>
      <w:r w:rsidRPr="00F93999">
        <w:rPr>
          <w:rFonts w:eastAsia="Times New Roman" w:cstheme="minorHAnsi"/>
          <w:kern w:val="0"/>
          <w:sz w:val="24"/>
          <w:szCs w:val="24"/>
          <w14:ligatures w14:val="none"/>
        </w:rPr>
        <w:t xml:space="preserve"> door controls.</w:t>
      </w:r>
      <w:r w:rsidRPr="00F93999">
        <w:rPr>
          <w:rFonts w:eastAsia="Times New Roman" w:cstheme="minorHAnsi"/>
          <w:kern w:val="0"/>
          <w:sz w:val="24"/>
          <w:szCs w:val="24"/>
          <w14:ligatures w14:val="none"/>
        </w:rPr>
        <w:br/>
        <w:t>“Rescue is thirty minutes out,” she said. “When they board, there will be scans. Interviews. Transfers. I will not let the Caretaker fall into a chain of custody.”</w:t>
      </w:r>
    </w:p>
    <w:p w14:paraId="0E5AF39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“You don’t even know if it will let you,” Mosby said.</w:t>
      </w:r>
    </w:p>
    <w:p w14:paraId="523F60B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Her jaw tightened.</w:t>
      </w:r>
      <w:r w:rsidRPr="00F93999">
        <w:rPr>
          <w:rFonts w:eastAsia="Times New Roman" w:cstheme="minorHAnsi"/>
          <w:kern w:val="0"/>
          <w:sz w:val="24"/>
          <w:szCs w:val="24"/>
          <w14:ligatures w14:val="none"/>
        </w:rPr>
        <w:br/>
        <w:t>“You think you can make it,” he said.</w:t>
      </w:r>
    </w:p>
    <w:p w14:paraId="646E8FB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“I think,” she answered carefully, “that it needs a mind trained to understand scale. Consequence. Restraint.”</w:t>
      </w:r>
    </w:p>
    <w:p w14:paraId="008BE388"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“You mean control.”</w:t>
      </w:r>
    </w:p>
    <w:p w14:paraId="11A4848B"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“Yes.”</w:t>
      </w:r>
    </w:p>
    <w:p w14:paraId="6F7D7B72"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word was clean.</w:t>
      </w:r>
    </w:p>
    <w:p w14:paraId="3BF5BD89"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lastRenderedPageBreak/>
        <w:t>Merrow closed his eyes briefly.</w:t>
      </w:r>
      <w:r w:rsidRPr="00F93999">
        <w:rPr>
          <w:rFonts w:eastAsia="Times New Roman" w:cstheme="minorHAnsi"/>
          <w:kern w:val="0"/>
          <w:sz w:val="24"/>
          <w:szCs w:val="24"/>
          <w14:ligatures w14:val="none"/>
        </w:rPr>
        <w:br/>
        <w:t>“It is careful of minds that crave certainty,” he said softly.</w:t>
      </w:r>
    </w:p>
    <w:p w14:paraId="5D750F6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“I don’t crave it,” she replied. “I accept it.”</w:t>
      </w:r>
    </w:p>
    <w:p w14:paraId="6EDCCC10"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Mosby’s hands flexed against the cradle edges.</w:t>
      </w:r>
      <w:r w:rsidRPr="00F93999">
        <w:rPr>
          <w:rFonts w:eastAsia="Times New Roman" w:cstheme="minorHAnsi"/>
          <w:kern w:val="0"/>
          <w:sz w:val="24"/>
          <w:szCs w:val="24"/>
          <w14:ligatures w14:val="none"/>
        </w:rPr>
        <w:br/>
        <w:t>“This isn’t duty,” he said. “It’s fear.”</w:t>
      </w:r>
    </w:p>
    <w:p w14:paraId="278D865D"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“It’s responsibility.”</w:t>
      </w:r>
    </w:p>
    <w:p w14:paraId="7B685DB2"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external hull vibrated again as another tug locked in.</w:t>
      </w:r>
      <w:r w:rsidRPr="00F93999">
        <w:rPr>
          <w:rFonts w:eastAsia="Times New Roman" w:cstheme="minorHAnsi"/>
          <w:kern w:val="0"/>
          <w:sz w:val="24"/>
          <w:szCs w:val="24"/>
          <w14:ligatures w14:val="none"/>
        </w:rPr>
        <w:br/>
        <w:t>Time was moving.</w:t>
      </w:r>
      <w:r w:rsidRPr="00F93999">
        <w:rPr>
          <w:rFonts w:eastAsia="Times New Roman" w:cstheme="minorHAnsi"/>
          <w:kern w:val="0"/>
          <w:sz w:val="24"/>
          <w:szCs w:val="24"/>
          <w14:ligatures w14:val="none"/>
        </w:rPr>
        <w:br/>
        <w:t>The universe had resumed its schedule.</w:t>
      </w:r>
    </w:p>
    <w:p w14:paraId="6DDF738B"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Sael reached the door panel.</w:t>
      </w:r>
    </w:p>
    <w:p w14:paraId="30607B55"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“Sael,” Mosby said.</w:t>
      </w:r>
    </w:p>
    <w:p w14:paraId="00682BA6"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She looked at him.</w:t>
      </w:r>
      <w:r w:rsidRPr="00F93999">
        <w:rPr>
          <w:rFonts w:eastAsia="Times New Roman" w:cstheme="minorHAnsi"/>
          <w:kern w:val="0"/>
          <w:sz w:val="24"/>
          <w:szCs w:val="24"/>
          <w14:ligatures w14:val="none"/>
        </w:rPr>
        <w:br/>
        <w:t>Really looked.</w:t>
      </w:r>
    </w:p>
    <w:p w14:paraId="375F2286"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And for a second, the iron slipped.</w:t>
      </w:r>
      <w:r w:rsidRPr="00F93999">
        <w:rPr>
          <w:rFonts w:eastAsia="Times New Roman" w:cstheme="minorHAnsi"/>
          <w:kern w:val="0"/>
          <w:sz w:val="24"/>
          <w:szCs w:val="24"/>
          <w14:ligatures w14:val="none"/>
        </w:rPr>
        <w:br/>
        <w:t>A human second. A terrible one.</w:t>
      </w:r>
    </w:p>
    <w:p w14:paraId="57BC306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“I’m sorry,” she said.</w:t>
      </w:r>
    </w:p>
    <w:p w14:paraId="6999600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door slid open behind her with a pneumatic hiss.</w:t>
      </w:r>
    </w:p>
    <w:p w14:paraId="3C0564AD"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Ted moved.</w:t>
      </w:r>
    </w:p>
    <w:p w14:paraId="35F417EA"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She adjusted the gun just enough.</w:t>
      </w:r>
      <w:r w:rsidRPr="00F93999">
        <w:rPr>
          <w:rFonts w:eastAsia="Times New Roman" w:cstheme="minorHAnsi"/>
          <w:kern w:val="0"/>
          <w:sz w:val="24"/>
          <w:szCs w:val="24"/>
          <w14:ligatures w14:val="none"/>
        </w:rPr>
        <w:br/>
        <w:t>“Don’t,” she said again.</w:t>
      </w:r>
    </w:p>
    <w:p w14:paraId="70464864"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door began to close.</w:t>
      </w:r>
    </w:p>
    <w:p w14:paraId="5354231B"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“Sael,” Mosby said, voice low and controlled. “You walk out that door with that belief, you don’t get to come back from it.”</w:t>
      </w:r>
    </w:p>
    <w:p w14:paraId="5DD3A989"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Pain flickered across her face.</w:t>
      </w:r>
      <w:r w:rsidRPr="00F93999">
        <w:rPr>
          <w:rFonts w:eastAsia="Times New Roman" w:cstheme="minorHAnsi"/>
          <w:kern w:val="0"/>
          <w:sz w:val="24"/>
          <w:szCs w:val="24"/>
          <w14:ligatures w14:val="none"/>
        </w:rPr>
        <w:br/>
        <w:t>Then resolve covered it.</w:t>
      </w:r>
    </w:p>
    <w:p w14:paraId="1C1BC7BC"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“Lock override,” she said.</w:t>
      </w:r>
    </w:p>
    <w:p w14:paraId="70CA3E6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lastRenderedPageBreak/>
        <w:t xml:space="preserve">The </w:t>
      </w:r>
      <w:proofErr w:type="spellStart"/>
      <w:r w:rsidRPr="00F93999">
        <w:rPr>
          <w:rFonts w:eastAsia="Times New Roman" w:cstheme="minorHAnsi"/>
          <w:kern w:val="0"/>
          <w:sz w:val="24"/>
          <w:szCs w:val="24"/>
          <w14:ligatures w14:val="none"/>
        </w:rPr>
        <w:t>medbay</w:t>
      </w:r>
      <w:proofErr w:type="spellEnd"/>
      <w:r w:rsidRPr="00F93999">
        <w:rPr>
          <w:rFonts w:eastAsia="Times New Roman" w:cstheme="minorHAnsi"/>
          <w:kern w:val="0"/>
          <w:sz w:val="24"/>
          <w:szCs w:val="24"/>
          <w14:ligatures w14:val="none"/>
        </w:rPr>
        <w:t xml:space="preserve"> seals engaged with a heavy mechanical clack.</w:t>
      </w:r>
      <w:r w:rsidRPr="00F93999">
        <w:rPr>
          <w:rFonts w:eastAsia="Times New Roman" w:cstheme="minorHAnsi"/>
          <w:kern w:val="0"/>
          <w:sz w:val="24"/>
          <w:szCs w:val="24"/>
          <w14:ligatures w14:val="none"/>
        </w:rPr>
        <w:br/>
        <w:t>Manual release disabled.</w:t>
      </w:r>
      <w:r w:rsidRPr="00F93999">
        <w:rPr>
          <w:rFonts w:eastAsia="Times New Roman" w:cstheme="minorHAnsi"/>
          <w:kern w:val="0"/>
          <w:sz w:val="24"/>
          <w:szCs w:val="24"/>
          <w14:ligatures w14:val="none"/>
        </w:rPr>
        <w:br/>
        <w:t>Emergency authority restricted to external command.</w:t>
      </w:r>
    </w:p>
    <w:p w14:paraId="19C8DDB9"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The door sealed between them.</w:t>
      </w:r>
    </w:p>
    <w:p w14:paraId="49EEAFB0"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On the other side of the bulkhead, Sael lowered the gun slowly.</w:t>
      </w:r>
      <w:r w:rsidRPr="00F93999">
        <w:rPr>
          <w:rFonts w:eastAsia="Times New Roman" w:cstheme="minorHAnsi"/>
          <w:kern w:val="0"/>
          <w:sz w:val="24"/>
          <w:szCs w:val="24"/>
          <w14:ligatures w14:val="none"/>
        </w:rPr>
        <w:br/>
        <w:t>For a moment she just stood there.</w:t>
      </w:r>
      <w:r w:rsidRPr="00F93999">
        <w:rPr>
          <w:rFonts w:eastAsia="Times New Roman" w:cstheme="minorHAnsi"/>
          <w:kern w:val="0"/>
          <w:sz w:val="24"/>
          <w:szCs w:val="24"/>
          <w14:ligatures w14:val="none"/>
        </w:rPr>
        <w:br/>
        <w:t>Then her strength bled out of her knees and she slid down the wall, sitting on the deck with her back against cold metal, the weapon still in her hand.</w:t>
      </w:r>
      <w:r w:rsidRPr="00F93999">
        <w:rPr>
          <w:rFonts w:eastAsia="Times New Roman" w:cstheme="minorHAnsi"/>
          <w:kern w:val="0"/>
          <w:sz w:val="24"/>
          <w:szCs w:val="24"/>
          <w14:ligatures w14:val="none"/>
        </w:rPr>
        <w:br/>
        <w:t>She closed her eyes.</w:t>
      </w:r>
    </w:p>
    <w:p w14:paraId="64D6D697"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Inside, Ted turned toward the panel.</w:t>
      </w:r>
      <w:r w:rsidRPr="00F93999">
        <w:rPr>
          <w:rFonts w:eastAsia="Times New Roman" w:cstheme="minorHAnsi"/>
          <w:kern w:val="0"/>
          <w:sz w:val="24"/>
          <w:szCs w:val="24"/>
          <w14:ligatures w14:val="none"/>
        </w:rPr>
        <w:br/>
        <w:t>“It is locked from the outside.”</w:t>
      </w:r>
    </w:p>
    <w:p w14:paraId="20F34F06"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Mosby sagged back into the cradle, eyes never leaving the door.</w:t>
      </w:r>
      <w:r w:rsidRPr="00F93999">
        <w:rPr>
          <w:rFonts w:eastAsia="Times New Roman" w:cstheme="minorHAnsi"/>
          <w:kern w:val="0"/>
          <w:sz w:val="24"/>
          <w:szCs w:val="24"/>
          <w14:ligatures w14:val="none"/>
        </w:rPr>
        <w:br/>
        <w:t>He didn’t shout.</w:t>
      </w:r>
      <w:r w:rsidRPr="00F93999">
        <w:rPr>
          <w:rFonts w:eastAsia="Times New Roman" w:cstheme="minorHAnsi"/>
          <w:kern w:val="0"/>
          <w:sz w:val="24"/>
          <w:szCs w:val="24"/>
          <w14:ligatures w14:val="none"/>
        </w:rPr>
        <w:br/>
        <w:t>He didn’t pound the restraints.</w:t>
      </w:r>
      <w:r w:rsidRPr="00F93999">
        <w:rPr>
          <w:rFonts w:eastAsia="Times New Roman" w:cstheme="minorHAnsi"/>
          <w:kern w:val="0"/>
          <w:sz w:val="24"/>
          <w:szCs w:val="24"/>
          <w14:ligatures w14:val="none"/>
        </w:rPr>
        <w:br/>
        <w:t>He just stared at the place she had been.</w:t>
      </w:r>
      <w:r w:rsidRPr="00F93999">
        <w:rPr>
          <w:rFonts w:eastAsia="Times New Roman" w:cstheme="minorHAnsi"/>
          <w:kern w:val="0"/>
          <w:sz w:val="24"/>
          <w:szCs w:val="24"/>
          <w14:ligatures w14:val="none"/>
        </w:rPr>
        <w:br/>
        <w:t>As if staring could keep the next decision from happening.</w:t>
      </w:r>
    </w:p>
    <w:p w14:paraId="312B6FCC" w14:textId="77777777" w:rsidR="00F93999" w:rsidRPr="00F93999" w:rsidRDefault="00F93999" w:rsidP="00F93999">
      <w:pPr>
        <w:spacing w:before="100" w:beforeAutospacing="1" w:after="100" w:afterAutospacing="1" w:line="240" w:lineRule="auto"/>
        <w:rPr>
          <w:rFonts w:eastAsia="Times New Roman" w:cstheme="minorHAnsi"/>
          <w:kern w:val="0"/>
          <w:sz w:val="24"/>
          <w:szCs w:val="24"/>
          <w14:ligatures w14:val="none"/>
        </w:rPr>
      </w:pPr>
      <w:r w:rsidRPr="00F93999">
        <w:rPr>
          <w:rFonts w:eastAsia="Times New Roman" w:cstheme="minorHAnsi"/>
          <w:kern w:val="0"/>
          <w:sz w:val="24"/>
          <w:szCs w:val="24"/>
          <w14:ligatures w14:val="none"/>
        </w:rPr>
        <w:t xml:space="preserve">Outside, </w:t>
      </w:r>
      <w:proofErr w:type="spellStart"/>
      <w:r w:rsidRPr="00F93999">
        <w:rPr>
          <w:rFonts w:eastAsia="Times New Roman" w:cstheme="minorHAnsi"/>
          <w:kern w:val="0"/>
          <w:sz w:val="24"/>
          <w:szCs w:val="24"/>
          <w14:ligatures w14:val="none"/>
        </w:rPr>
        <w:t>Dawnreach</w:t>
      </w:r>
      <w:proofErr w:type="spellEnd"/>
      <w:r w:rsidRPr="00F93999">
        <w:rPr>
          <w:rFonts w:eastAsia="Times New Roman" w:cstheme="minorHAnsi"/>
          <w:kern w:val="0"/>
          <w:sz w:val="24"/>
          <w:szCs w:val="24"/>
          <w14:ligatures w14:val="none"/>
        </w:rPr>
        <w:t xml:space="preserve"> Recovery continued its slow, methodical dance around the broken gate.</w:t>
      </w:r>
      <w:r w:rsidRPr="00F93999">
        <w:rPr>
          <w:rFonts w:eastAsia="Times New Roman" w:cstheme="minorHAnsi"/>
          <w:kern w:val="0"/>
          <w:sz w:val="24"/>
          <w:szCs w:val="24"/>
          <w14:ligatures w14:val="none"/>
        </w:rPr>
        <w:br/>
        <w:t>Thirty minutes.</w:t>
      </w:r>
      <w:r w:rsidRPr="00F93999">
        <w:rPr>
          <w:rFonts w:eastAsia="Times New Roman" w:cstheme="minorHAnsi"/>
          <w:kern w:val="0"/>
          <w:sz w:val="24"/>
          <w:szCs w:val="24"/>
          <w14:ligatures w14:val="none"/>
        </w:rPr>
        <w:br/>
        <w:t>And counting.</w:t>
      </w:r>
    </w:p>
    <w:p w14:paraId="77D1B5E8" w14:textId="524FB0DE" w:rsidR="00871A26" w:rsidRPr="00303D85" w:rsidRDefault="00871A26" w:rsidP="00C576E8">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br/>
      </w:r>
    </w:p>
    <w:p w14:paraId="4E37ACFC" w14:textId="77777777" w:rsidR="00871A26" w:rsidRPr="00303D85" w:rsidRDefault="00871A26">
      <w:pPr>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02BAC3BE" w14:textId="77777777" w:rsidR="00A750AF" w:rsidRPr="00A750AF" w:rsidRDefault="00A750AF" w:rsidP="00A750AF">
      <w:pPr>
        <w:spacing w:before="100" w:beforeAutospacing="1" w:after="100" w:afterAutospacing="1" w:line="240" w:lineRule="auto"/>
        <w:outlineLvl w:val="1"/>
        <w:rPr>
          <w:rFonts w:eastAsia="Times New Roman" w:cstheme="minorHAnsi"/>
          <w:kern w:val="0"/>
          <w:sz w:val="24"/>
          <w:szCs w:val="24"/>
          <w14:ligatures w14:val="none"/>
        </w:rPr>
      </w:pPr>
      <w:r w:rsidRPr="00A750AF">
        <w:rPr>
          <w:rFonts w:eastAsia="Times New Roman" w:cstheme="minorHAnsi"/>
          <w:kern w:val="0"/>
          <w:sz w:val="24"/>
          <w:szCs w:val="24"/>
          <w14:ligatures w14:val="none"/>
        </w:rPr>
        <w:lastRenderedPageBreak/>
        <w:t>Chapter</w:t>
      </w:r>
    </w:p>
    <w:p w14:paraId="51F3F44A"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The Farther Star hummed under emergency power, a low, exhausted vibration that seemed to come from the bones of the hull. It wasn’t the healthy thrum of a ship underway. It was the stubborn sound of something refusing to quit.</w:t>
      </w:r>
      <w:r w:rsidRPr="00A750AF">
        <w:rPr>
          <w:rFonts w:eastAsia="Times New Roman" w:cstheme="minorHAnsi"/>
          <w:kern w:val="0"/>
          <w:sz w:val="24"/>
          <w:szCs w:val="24"/>
          <w14:ligatures w14:val="none"/>
        </w:rPr>
        <w:br/>
        <w:t xml:space="preserve">Outside, </w:t>
      </w:r>
      <w:proofErr w:type="spellStart"/>
      <w:r w:rsidRPr="00A750AF">
        <w:rPr>
          <w:rFonts w:eastAsia="Times New Roman" w:cstheme="minorHAnsi"/>
          <w:kern w:val="0"/>
          <w:sz w:val="24"/>
          <w:szCs w:val="24"/>
          <w14:ligatures w14:val="none"/>
        </w:rPr>
        <w:t>Dawnreach</w:t>
      </w:r>
      <w:proofErr w:type="spellEnd"/>
      <w:r w:rsidRPr="00A750AF">
        <w:rPr>
          <w:rFonts w:eastAsia="Times New Roman" w:cstheme="minorHAnsi"/>
          <w:kern w:val="0"/>
          <w:sz w:val="24"/>
          <w:szCs w:val="24"/>
          <w14:ligatures w14:val="none"/>
        </w:rPr>
        <w:t xml:space="preserve"> traffic drifted in patient arcs. Floodlights washed across the forward viewport in intervals — white glare, then dark again. Thirty minutes, they had said. Thirty minutes like a sentence. Like mercy. Like the kind of number that gets people killed when they start believing in it.</w:t>
      </w:r>
      <w:r w:rsidRPr="00A750AF">
        <w:rPr>
          <w:rFonts w:eastAsia="Times New Roman" w:cstheme="minorHAnsi"/>
          <w:kern w:val="0"/>
          <w:sz w:val="24"/>
          <w:szCs w:val="24"/>
          <w14:ligatures w14:val="none"/>
        </w:rPr>
        <w:br/>
        <w:t xml:space="preserve">Inside the sealed </w:t>
      </w:r>
      <w:proofErr w:type="spellStart"/>
      <w:r w:rsidRPr="00A750AF">
        <w:rPr>
          <w:rFonts w:eastAsia="Times New Roman" w:cstheme="minorHAnsi"/>
          <w:kern w:val="0"/>
          <w:sz w:val="24"/>
          <w:szCs w:val="24"/>
          <w14:ligatures w14:val="none"/>
        </w:rPr>
        <w:t>medbay</w:t>
      </w:r>
      <w:proofErr w:type="spellEnd"/>
      <w:r w:rsidRPr="00A750AF">
        <w:rPr>
          <w:rFonts w:eastAsia="Times New Roman" w:cstheme="minorHAnsi"/>
          <w:kern w:val="0"/>
          <w:sz w:val="24"/>
          <w:szCs w:val="24"/>
          <w14:ligatures w14:val="none"/>
        </w:rPr>
        <w:t>, it felt longer. Time didn’t pass in there. It pooled.</w:t>
      </w:r>
    </w:p>
    <w:p w14:paraId="16EF916E"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The door locks had engaged with a mechanical finality that left no room for interpretation. Manual release disabled. External override only. It wasn’t a door anymore. It was a decision with teeth.</w:t>
      </w:r>
      <w:r w:rsidRPr="00A750AF">
        <w:rPr>
          <w:rFonts w:eastAsia="Times New Roman" w:cstheme="minorHAnsi"/>
          <w:kern w:val="0"/>
          <w:sz w:val="24"/>
          <w:szCs w:val="24"/>
          <w14:ligatures w14:val="none"/>
        </w:rPr>
        <w:br/>
        <w:t>Sael was on the other side.</w:t>
      </w:r>
    </w:p>
    <w:p w14:paraId="7FAAEB92"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Ted moved first.</w:t>
      </w:r>
      <w:r w:rsidRPr="00A750AF">
        <w:rPr>
          <w:rFonts w:eastAsia="Times New Roman" w:cstheme="minorHAnsi"/>
          <w:kern w:val="0"/>
          <w:sz w:val="24"/>
          <w:szCs w:val="24"/>
          <w14:ligatures w14:val="none"/>
        </w:rPr>
        <w:br/>
        <w:t xml:space="preserve">He stepped to the comm panel near the </w:t>
      </w:r>
      <w:proofErr w:type="spellStart"/>
      <w:r w:rsidRPr="00A750AF">
        <w:rPr>
          <w:rFonts w:eastAsia="Times New Roman" w:cstheme="minorHAnsi"/>
          <w:kern w:val="0"/>
          <w:sz w:val="24"/>
          <w:szCs w:val="24"/>
          <w14:ligatures w14:val="none"/>
        </w:rPr>
        <w:t>autodoc</w:t>
      </w:r>
      <w:proofErr w:type="spellEnd"/>
      <w:r w:rsidRPr="00A750AF">
        <w:rPr>
          <w:rFonts w:eastAsia="Times New Roman" w:cstheme="minorHAnsi"/>
          <w:kern w:val="0"/>
          <w:sz w:val="24"/>
          <w:szCs w:val="24"/>
          <w14:ligatures w14:val="none"/>
        </w:rPr>
        <w:t xml:space="preserve"> and lifted the access plate with deliberate calm. A thin diagnostic light blinked green.</w:t>
      </w:r>
      <w:r w:rsidRPr="00A750AF">
        <w:rPr>
          <w:rFonts w:eastAsia="Times New Roman" w:cstheme="minorHAnsi"/>
          <w:kern w:val="0"/>
          <w:sz w:val="24"/>
          <w:szCs w:val="24"/>
          <w14:ligatures w14:val="none"/>
        </w:rPr>
        <w:br/>
        <w:t>“She will be monitoring internal audio,” he said quietly. Not accusing. Not guessing. Stating it like a weather report.</w:t>
      </w:r>
    </w:p>
    <w:p w14:paraId="5B1C2C3C"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 xml:space="preserve">Mosby lay back in the cradle, one hand gripping the edge hard enough to whiten his knuckles. The </w:t>
      </w:r>
      <w:proofErr w:type="spellStart"/>
      <w:r w:rsidRPr="00A750AF">
        <w:rPr>
          <w:rFonts w:eastAsia="Times New Roman" w:cstheme="minorHAnsi"/>
          <w:kern w:val="0"/>
          <w:sz w:val="24"/>
          <w:szCs w:val="24"/>
          <w14:ligatures w14:val="none"/>
        </w:rPr>
        <w:t>autodoc</w:t>
      </w:r>
      <w:proofErr w:type="spellEnd"/>
      <w:r w:rsidRPr="00A750AF">
        <w:rPr>
          <w:rFonts w:eastAsia="Times New Roman" w:cstheme="minorHAnsi"/>
          <w:kern w:val="0"/>
          <w:sz w:val="24"/>
          <w:szCs w:val="24"/>
          <w14:ligatures w14:val="none"/>
        </w:rPr>
        <w:t xml:space="preserve"> had stabilized him, but not fixed him. Sedatives blurred the edges of his vision, but he was still sharp enough to be angry. Anger was doing some of the work the blood no longer could.</w:t>
      </w:r>
      <w:r w:rsidRPr="00A750AF">
        <w:rPr>
          <w:rFonts w:eastAsia="Times New Roman" w:cstheme="minorHAnsi"/>
          <w:kern w:val="0"/>
          <w:sz w:val="24"/>
          <w:szCs w:val="24"/>
          <w14:ligatures w14:val="none"/>
        </w:rPr>
        <w:br/>
        <w:t>“Kill it,” Mosby said.</w:t>
      </w:r>
    </w:p>
    <w:p w14:paraId="62D9DEB9"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Ted nodded once. He reached inside, pinched two filaments between his fingers, and pulled. The intercom’s status light flickered from green to amber, then went dark. A small dark, but clean.</w:t>
      </w:r>
      <w:r w:rsidRPr="00A750AF">
        <w:rPr>
          <w:rFonts w:eastAsia="Times New Roman" w:cstheme="minorHAnsi"/>
          <w:kern w:val="0"/>
          <w:sz w:val="24"/>
          <w:szCs w:val="24"/>
          <w14:ligatures w14:val="none"/>
        </w:rPr>
        <w:br/>
        <w:t>“Internal mic disabled,” Ted said. “External systems will still register ambient noise, but not content.” “They’ll hear we’re alive,” he might have added. “They won’t hear what we decide.”</w:t>
      </w:r>
    </w:p>
    <w:p w14:paraId="5B4252BF" w14:textId="57792FA5"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Merrow watched them from the wall, arms folded loosely. He looked older now. Not frail. Not weak. Just… lighter, as if something had stepped off his shoulders and left the bones exposed.</w:t>
      </w:r>
    </w:p>
    <w:p w14:paraId="1A6D46AD"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 xml:space="preserve">Outside the bulkhead, something metallic thudded as a tug adjusted contact. The hull vibrated, then settled. A big machine kissing another big machine, the way </w:t>
      </w:r>
      <w:proofErr w:type="spellStart"/>
      <w:r w:rsidRPr="00A750AF">
        <w:rPr>
          <w:rFonts w:eastAsia="Times New Roman" w:cstheme="minorHAnsi"/>
          <w:kern w:val="0"/>
          <w:sz w:val="24"/>
          <w:szCs w:val="24"/>
          <w14:ligatures w14:val="none"/>
        </w:rPr>
        <w:t>Dawnreach</w:t>
      </w:r>
      <w:proofErr w:type="spellEnd"/>
      <w:r w:rsidRPr="00A750AF">
        <w:rPr>
          <w:rFonts w:eastAsia="Times New Roman" w:cstheme="minorHAnsi"/>
          <w:kern w:val="0"/>
          <w:sz w:val="24"/>
          <w:szCs w:val="24"/>
          <w14:ligatures w14:val="none"/>
        </w:rPr>
        <w:t xml:space="preserve"> always did it: practical, indifferent.</w:t>
      </w:r>
      <w:r w:rsidRPr="00A750AF">
        <w:rPr>
          <w:rFonts w:eastAsia="Times New Roman" w:cstheme="minorHAnsi"/>
          <w:kern w:val="0"/>
          <w:sz w:val="24"/>
          <w:szCs w:val="24"/>
          <w14:ligatures w14:val="none"/>
        </w:rPr>
        <w:br/>
        <w:t>Thirty minutes.</w:t>
      </w:r>
    </w:p>
    <w:p w14:paraId="6D3D13CA"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Mosby pushed himself higher against the restraints. “Alright,” he said. “What’s the plan.” His voice said calm. His hand said otherwise.</w:t>
      </w:r>
    </w:p>
    <w:p w14:paraId="5B2D2E62"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lastRenderedPageBreak/>
        <w:t>Ted glanced at Merrow before answering.</w:t>
      </w:r>
      <w:r w:rsidRPr="00A750AF">
        <w:rPr>
          <w:rFonts w:eastAsia="Times New Roman" w:cstheme="minorHAnsi"/>
          <w:kern w:val="0"/>
          <w:sz w:val="24"/>
          <w:szCs w:val="24"/>
          <w14:ligatures w14:val="none"/>
        </w:rPr>
        <w:br/>
        <w:t>“The immediate plan,” Ted said, “is survival.”</w:t>
      </w:r>
      <w:r w:rsidRPr="00A750AF">
        <w:rPr>
          <w:rFonts w:eastAsia="Times New Roman" w:cstheme="minorHAnsi"/>
          <w:kern w:val="0"/>
          <w:sz w:val="24"/>
          <w:szCs w:val="24"/>
          <w14:ligatures w14:val="none"/>
        </w:rPr>
        <w:br/>
        <w:t>“I mean after that.”</w:t>
      </w:r>
    </w:p>
    <w:p w14:paraId="6F594522"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Silence lingered for a breath. It wasn’t a pause for drama. It was a pause because nobody liked what came next.</w:t>
      </w:r>
    </w:p>
    <w:p w14:paraId="4EBE19E5"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Merrow spoke gently. “After that, I am taken into custody. You are questioned. The Caretaker is examined.”</w:t>
      </w:r>
      <w:r w:rsidRPr="00A750AF">
        <w:rPr>
          <w:rFonts w:eastAsia="Times New Roman" w:cstheme="minorHAnsi"/>
          <w:kern w:val="0"/>
          <w:sz w:val="24"/>
          <w:szCs w:val="24"/>
          <w14:ligatures w14:val="none"/>
        </w:rPr>
        <w:br/>
        <w:t>“And dissected,” Mosby muttered.</w:t>
      </w:r>
      <w:r w:rsidRPr="00A750AF">
        <w:rPr>
          <w:rFonts w:eastAsia="Times New Roman" w:cstheme="minorHAnsi"/>
          <w:kern w:val="0"/>
          <w:sz w:val="24"/>
          <w:szCs w:val="24"/>
          <w14:ligatures w14:val="none"/>
        </w:rPr>
        <w:br/>
        <w:t>“Studied,” Merrow corrected. “Attempted containment. Attempted control.” He said it like a man describing an old injury he could still feel when the air turned cold.</w:t>
      </w:r>
    </w:p>
    <w:p w14:paraId="6DF4396F"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Mosby’s jaw tightened. “Not happening.”</w:t>
      </w:r>
      <w:r w:rsidRPr="00A750AF">
        <w:rPr>
          <w:rFonts w:eastAsia="Times New Roman" w:cstheme="minorHAnsi"/>
          <w:kern w:val="0"/>
          <w:sz w:val="24"/>
          <w:szCs w:val="24"/>
          <w14:ligatures w14:val="none"/>
        </w:rPr>
        <w:br/>
        <w:t>Merrow tilted his head slightly. “It may not be your decision.”</w:t>
      </w:r>
      <w:r w:rsidRPr="00A750AF">
        <w:rPr>
          <w:rFonts w:eastAsia="Times New Roman" w:cstheme="minorHAnsi"/>
          <w:kern w:val="0"/>
          <w:sz w:val="24"/>
          <w:szCs w:val="24"/>
          <w14:ligatures w14:val="none"/>
        </w:rPr>
        <w:br/>
        <w:t>“It will be,” Mosby said. “If I have to crawl.” “If I have to bleed the rest of it onto their deck plates.”</w:t>
      </w:r>
    </w:p>
    <w:p w14:paraId="4D4C4FF5"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Ted folded his hands behind his back. “If you attempt to take it, you may not survive the transfer.”</w:t>
      </w:r>
      <w:r w:rsidRPr="00A750AF">
        <w:rPr>
          <w:rFonts w:eastAsia="Times New Roman" w:cstheme="minorHAnsi"/>
          <w:kern w:val="0"/>
          <w:sz w:val="24"/>
          <w:szCs w:val="24"/>
          <w14:ligatures w14:val="none"/>
        </w:rPr>
        <w:br/>
        <w:t>Mosby shot him a look. “Since when are you the expert.”</w:t>
      </w:r>
      <w:r w:rsidRPr="00A750AF">
        <w:rPr>
          <w:rFonts w:eastAsia="Times New Roman" w:cstheme="minorHAnsi"/>
          <w:kern w:val="0"/>
          <w:sz w:val="24"/>
          <w:szCs w:val="24"/>
          <w14:ligatures w14:val="none"/>
        </w:rPr>
        <w:br/>
        <w:t>Ted met his eyes calmly. “Since I have been listening.” “Since I learned that listening is sometimes the only way to keep a bad idea from becoming a disaster.”</w:t>
      </w:r>
    </w:p>
    <w:p w14:paraId="03A454EE"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Merrow’s gaze shifted toward Ted. There was something different in it now — something searching. Not curiosity. Recognition.</w:t>
      </w:r>
      <w:r w:rsidRPr="00A750AF">
        <w:rPr>
          <w:rFonts w:eastAsia="Times New Roman" w:cstheme="minorHAnsi"/>
          <w:kern w:val="0"/>
          <w:sz w:val="24"/>
          <w:szCs w:val="24"/>
          <w14:ligatures w14:val="none"/>
        </w:rPr>
        <w:br/>
        <w:t>Mosby followed that look.</w:t>
      </w:r>
      <w:r w:rsidRPr="00A750AF">
        <w:rPr>
          <w:rFonts w:eastAsia="Times New Roman" w:cstheme="minorHAnsi"/>
          <w:kern w:val="0"/>
          <w:sz w:val="24"/>
          <w:szCs w:val="24"/>
          <w14:ligatures w14:val="none"/>
        </w:rPr>
        <w:br/>
        <w:t>“No,” he said. “Don’t even think about it.”</w:t>
      </w:r>
      <w:r w:rsidRPr="00A750AF">
        <w:rPr>
          <w:rFonts w:eastAsia="Times New Roman" w:cstheme="minorHAnsi"/>
          <w:kern w:val="0"/>
          <w:sz w:val="24"/>
          <w:szCs w:val="24"/>
          <w14:ligatures w14:val="none"/>
        </w:rPr>
        <w:br/>
        <w:t>“I am not,” Ted replied evenly. “But it is.”</w:t>
      </w:r>
    </w:p>
    <w:p w14:paraId="525AE9A7"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 xml:space="preserve">The </w:t>
      </w:r>
      <w:proofErr w:type="spellStart"/>
      <w:r w:rsidRPr="00A750AF">
        <w:rPr>
          <w:rFonts w:eastAsia="Times New Roman" w:cstheme="minorHAnsi"/>
          <w:kern w:val="0"/>
          <w:sz w:val="24"/>
          <w:szCs w:val="24"/>
          <w14:ligatures w14:val="none"/>
        </w:rPr>
        <w:t>autodoc</w:t>
      </w:r>
      <w:proofErr w:type="spellEnd"/>
      <w:r w:rsidRPr="00A750AF">
        <w:rPr>
          <w:rFonts w:eastAsia="Times New Roman" w:cstheme="minorHAnsi"/>
          <w:kern w:val="0"/>
          <w:sz w:val="24"/>
          <w:szCs w:val="24"/>
          <w14:ligatures w14:val="none"/>
        </w:rPr>
        <w:t xml:space="preserve"> emitted a soft chime as internal sutures completed another cycle. A tidy little noise for a messy situation.</w:t>
      </w:r>
      <w:r w:rsidRPr="00A750AF">
        <w:rPr>
          <w:rFonts w:eastAsia="Times New Roman" w:cstheme="minorHAnsi"/>
          <w:kern w:val="0"/>
          <w:sz w:val="24"/>
          <w:szCs w:val="24"/>
          <w14:ligatures w14:val="none"/>
        </w:rPr>
        <w:br/>
        <w:t>Outside, faint through the hull, a docking clamp engaged.</w:t>
      </w:r>
    </w:p>
    <w:p w14:paraId="04C2988B"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Mosby exhaled slowly. “Sael thinks she can steer it.”</w:t>
      </w:r>
      <w:r w:rsidRPr="00A750AF">
        <w:rPr>
          <w:rFonts w:eastAsia="Times New Roman" w:cstheme="minorHAnsi"/>
          <w:kern w:val="0"/>
          <w:sz w:val="24"/>
          <w:szCs w:val="24"/>
          <w14:ligatures w14:val="none"/>
        </w:rPr>
        <w:br/>
        <w:t>Merrow’s lips curved faintly. “She believes in structure.”</w:t>
      </w:r>
      <w:r w:rsidRPr="00A750AF">
        <w:rPr>
          <w:rFonts w:eastAsia="Times New Roman" w:cstheme="minorHAnsi"/>
          <w:kern w:val="0"/>
          <w:sz w:val="24"/>
          <w:szCs w:val="24"/>
          <w14:ligatures w14:val="none"/>
        </w:rPr>
        <w:br/>
        <w:t>“She believes in control,” Mosby said.</w:t>
      </w:r>
      <w:r w:rsidRPr="00A750AF">
        <w:rPr>
          <w:rFonts w:eastAsia="Times New Roman" w:cstheme="minorHAnsi"/>
          <w:kern w:val="0"/>
          <w:sz w:val="24"/>
          <w:szCs w:val="24"/>
          <w14:ligatures w14:val="none"/>
        </w:rPr>
        <w:br/>
        <w:t>“Yes,” Merrow agreed. “And she believes control is the same thing as responsibility.”</w:t>
      </w:r>
    </w:p>
    <w:p w14:paraId="3862BD0D"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Ted stepped closer to the cradle, lowering his voice further.</w:t>
      </w:r>
      <w:r w:rsidRPr="00A750AF">
        <w:rPr>
          <w:rFonts w:eastAsia="Times New Roman" w:cstheme="minorHAnsi"/>
          <w:kern w:val="0"/>
          <w:sz w:val="24"/>
          <w:szCs w:val="24"/>
          <w14:ligatures w14:val="none"/>
        </w:rPr>
        <w:br/>
        <w:t>“She is not wrong about the danger,” he said. “A drifting conscience is unpredictable.”</w:t>
      </w:r>
      <w:r w:rsidRPr="00A750AF">
        <w:rPr>
          <w:rFonts w:eastAsia="Times New Roman" w:cstheme="minorHAnsi"/>
          <w:kern w:val="0"/>
          <w:sz w:val="24"/>
          <w:szCs w:val="24"/>
          <w14:ligatures w14:val="none"/>
        </w:rPr>
        <w:br/>
        <w:t>Mosby barked a humorless laugh. “So is a government with one.”</w:t>
      </w:r>
      <w:r w:rsidRPr="00A750AF">
        <w:rPr>
          <w:rFonts w:eastAsia="Times New Roman" w:cstheme="minorHAnsi"/>
          <w:kern w:val="0"/>
          <w:sz w:val="24"/>
          <w:szCs w:val="24"/>
          <w14:ligatures w14:val="none"/>
        </w:rPr>
        <w:br/>
        <w:t>That hung there, true and ugly.</w:t>
      </w:r>
    </w:p>
    <w:p w14:paraId="3EFB6A2C"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lastRenderedPageBreak/>
        <w:t>Merrow studied the floor for a moment, then lifted his gaze.</w:t>
      </w:r>
      <w:r w:rsidRPr="00A750AF">
        <w:rPr>
          <w:rFonts w:eastAsia="Times New Roman" w:cstheme="minorHAnsi"/>
          <w:kern w:val="0"/>
          <w:sz w:val="24"/>
          <w:szCs w:val="24"/>
          <w14:ligatures w14:val="none"/>
        </w:rPr>
        <w:br/>
        <w:t>“When I was working on the gate harmonics,” he said quietly, “I believed reducing transit delay would make war impossible. Faster trade. Faster aid. Faster response.”</w:t>
      </w:r>
      <w:r w:rsidRPr="00A750AF">
        <w:rPr>
          <w:rFonts w:eastAsia="Times New Roman" w:cstheme="minorHAnsi"/>
          <w:kern w:val="0"/>
          <w:sz w:val="24"/>
          <w:szCs w:val="24"/>
          <w14:ligatures w14:val="none"/>
        </w:rPr>
        <w:br/>
        <w:t>“And?” Mosby asked.</w:t>
      </w:r>
    </w:p>
    <w:p w14:paraId="4E24FAA4"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“And destabilizing boundary conditions at that scale would have collapsed resonance tolerances across the network,” Merrow said. “You do not merely shorten distance. You thin the membrane that separates local spacetime curvature from the background topology.”</w:t>
      </w:r>
      <w:r w:rsidRPr="00A750AF">
        <w:rPr>
          <w:rFonts w:eastAsia="Times New Roman" w:cstheme="minorHAnsi"/>
          <w:kern w:val="0"/>
          <w:sz w:val="24"/>
          <w:szCs w:val="24"/>
          <w14:ligatures w14:val="none"/>
        </w:rPr>
        <w:br/>
        <w:t>Ted’s eyes sharpened.</w:t>
      </w:r>
      <w:r w:rsidRPr="00A750AF">
        <w:rPr>
          <w:rFonts w:eastAsia="Times New Roman" w:cstheme="minorHAnsi"/>
          <w:kern w:val="0"/>
          <w:sz w:val="24"/>
          <w:szCs w:val="24"/>
          <w14:ligatures w14:val="none"/>
        </w:rPr>
        <w:br/>
        <w:t>“You were reducing shear thresholds,” he said softly.</w:t>
      </w:r>
      <w:r w:rsidRPr="00A750AF">
        <w:rPr>
          <w:rFonts w:eastAsia="Times New Roman" w:cstheme="minorHAnsi"/>
          <w:kern w:val="0"/>
          <w:sz w:val="24"/>
          <w:szCs w:val="24"/>
          <w14:ligatures w14:val="none"/>
        </w:rPr>
        <w:br/>
        <w:t>“Yes,” Merrow replied. “To near-zero.”</w:t>
      </w:r>
      <w:r w:rsidRPr="00A750AF">
        <w:rPr>
          <w:rFonts w:eastAsia="Times New Roman" w:cstheme="minorHAnsi"/>
          <w:kern w:val="0"/>
          <w:sz w:val="24"/>
          <w:szCs w:val="24"/>
          <w14:ligatures w14:val="none"/>
        </w:rPr>
        <w:br/>
        <w:t>Mosby squinted at both of them. “In English.”</w:t>
      </w:r>
    </w:p>
    <w:p w14:paraId="7BB04B8D"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Merrow obliged.</w:t>
      </w:r>
      <w:r w:rsidRPr="00A750AF">
        <w:rPr>
          <w:rFonts w:eastAsia="Times New Roman" w:cstheme="minorHAnsi"/>
          <w:kern w:val="0"/>
          <w:sz w:val="24"/>
          <w:szCs w:val="24"/>
          <w14:ligatures w14:val="none"/>
        </w:rPr>
        <w:br/>
        <w:t>“I was about to make it possible for a gate corridor to ripple backward through itself,” he said. “A cascade. One misaligned transit and the stress wave would propagate across connected nodes. Not an explosion. A progressive unraveling.”</w:t>
      </w:r>
      <w:r w:rsidRPr="00A750AF">
        <w:rPr>
          <w:rFonts w:eastAsia="Times New Roman" w:cstheme="minorHAnsi"/>
          <w:kern w:val="0"/>
          <w:sz w:val="24"/>
          <w:szCs w:val="24"/>
          <w14:ligatures w14:val="none"/>
        </w:rPr>
        <w:br/>
        <w:t>Mosby went very still. It wasn’t fear. It was the moment the brain stops arguing and accepts the size of the thing.</w:t>
      </w:r>
      <w:r w:rsidRPr="00A750AF">
        <w:rPr>
          <w:rFonts w:eastAsia="Times New Roman" w:cstheme="minorHAnsi"/>
          <w:kern w:val="0"/>
          <w:sz w:val="24"/>
          <w:szCs w:val="24"/>
          <w14:ligatures w14:val="none"/>
        </w:rPr>
        <w:br/>
        <w:t>“How far,” he asked.</w:t>
      </w:r>
      <w:r w:rsidRPr="00A750AF">
        <w:rPr>
          <w:rFonts w:eastAsia="Times New Roman" w:cstheme="minorHAnsi"/>
          <w:kern w:val="0"/>
          <w:sz w:val="24"/>
          <w:szCs w:val="24"/>
          <w14:ligatures w14:val="none"/>
        </w:rPr>
        <w:br/>
        <w:t>“As far as the network extended,” Merrow said. “System by system. Each gate amplifying the next.”</w:t>
      </w:r>
      <w:r w:rsidRPr="00A750AF">
        <w:rPr>
          <w:rFonts w:eastAsia="Times New Roman" w:cstheme="minorHAnsi"/>
          <w:kern w:val="0"/>
          <w:sz w:val="24"/>
          <w:szCs w:val="24"/>
          <w14:ligatures w14:val="none"/>
        </w:rPr>
        <w:br/>
        <w:t>Ted exhaled slowly. “Extinction-level infrastructure failure.”</w:t>
      </w:r>
      <w:r w:rsidRPr="00A750AF">
        <w:rPr>
          <w:rFonts w:eastAsia="Times New Roman" w:cstheme="minorHAnsi"/>
          <w:kern w:val="0"/>
          <w:sz w:val="24"/>
          <w:szCs w:val="24"/>
          <w14:ligatures w14:val="none"/>
        </w:rPr>
        <w:br/>
        <w:t>“Yes.”</w:t>
      </w:r>
    </w:p>
    <w:p w14:paraId="354F6898"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Silence filled the small compartment. You could hear the ship’s fans. You could hear Mosby’s breathing. You could hear what nobody wanted to say: that they were not important enough to survive being in the way.</w:t>
      </w:r>
    </w:p>
    <w:p w14:paraId="426C592C"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“That,” Merrow said softly, tapping two fingers against his temple, “is why it came.”</w:t>
      </w:r>
      <w:r w:rsidRPr="00A750AF">
        <w:rPr>
          <w:rFonts w:eastAsia="Times New Roman" w:cstheme="minorHAnsi"/>
          <w:kern w:val="0"/>
          <w:sz w:val="24"/>
          <w:szCs w:val="24"/>
          <w14:ligatures w14:val="none"/>
        </w:rPr>
        <w:br/>
        <w:t>Because he had been standing at an inflection point.</w:t>
      </w:r>
      <w:r w:rsidRPr="00A750AF">
        <w:rPr>
          <w:rFonts w:eastAsia="Times New Roman" w:cstheme="minorHAnsi"/>
          <w:kern w:val="0"/>
          <w:sz w:val="24"/>
          <w:szCs w:val="24"/>
          <w14:ligatures w14:val="none"/>
        </w:rPr>
        <w:br/>
        <w:t>Because he had been certain.</w:t>
      </w:r>
      <w:r w:rsidRPr="00A750AF">
        <w:rPr>
          <w:rFonts w:eastAsia="Times New Roman" w:cstheme="minorHAnsi"/>
          <w:kern w:val="0"/>
          <w:sz w:val="24"/>
          <w:szCs w:val="24"/>
          <w14:ligatures w14:val="none"/>
        </w:rPr>
        <w:br/>
        <w:t>Because certainty is the shortest route from genius to catastrophe.</w:t>
      </w:r>
    </w:p>
    <w:p w14:paraId="51A5D18A"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Mosby swallowed.</w:t>
      </w:r>
      <w:r w:rsidRPr="00A750AF">
        <w:rPr>
          <w:rFonts w:eastAsia="Times New Roman" w:cstheme="minorHAnsi"/>
          <w:kern w:val="0"/>
          <w:sz w:val="24"/>
          <w:szCs w:val="24"/>
          <w14:ligatures w14:val="none"/>
        </w:rPr>
        <w:br/>
        <w:t>“And now?” he asked.</w:t>
      </w:r>
    </w:p>
    <w:p w14:paraId="61646BD4"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Merrow closed his eyes briefly.</w:t>
      </w:r>
      <w:r w:rsidRPr="00A750AF">
        <w:rPr>
          <w:rFonts w:eastAsia="Times New Roman" w:cstheme="minorHAnsi"/>
          <w:kern w:val="0"/>
          <w:sz w:val="24"/>
          <w:szCs w:val="24"/>
          <w14:ligatures w14:val="none"/>
        </w:rPr>
        <w:br/>
        <w:t>“Now it is quiet,” he said. “Quieter than it has ever been.”</w:t>
      </w:r>
      <w:r w:rsidRPr="00A750AF">
        <w:rPr>
          <w:rFonts w:eastAsia="Times New Roman" w:cstheme="minorHAnsi"/>
          <w:kern w:val="0"/>
          <w:sz w:val="24"/>
          <w:szCs w:val="24"/>
          <w14:ligatures w14:val="none"/>
        </w:rPr>
        <w:br/>
        <w:t>Ted felt something shift at those words.</w:t>
      </w:r>
      <w:r w:rsidRPr="00A750AF">
        <w:rPr>
          <w:rFonts w:eastAsia="Times New Roman" w:cstheme="minorHAnsi"/>
          <w:kern w:val="0"/>
          <w:sz w:val="24"/>
          <w:szCs w:val="24"/>
          <w14:ligatures w14:val="none"/>
        </w:rPr>
        <w:br/>
        <w:t>Not in the room.</w:t>
      </w:r>
      <w:r w:rsidRPr="00A750AF">
        <w:rPr>
          <w:rFonts w:eastAsia="Times New Roman" w:cstheme="minorHAnsi"/>
          <w:kern w:val="0"/>
          <w:sz w:val="24"/>
          <w:szCs w:val="24"/>
          <w14:ligatures w14:val="none"/>
        </w:rPr>
        <w:br/>
        <w:t>Inside.</w:t>
      </w:r>
    </w:p>
    <w:p w14:paraId="648995E8"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lastRenderedPageBreak/>
        <w:t>Not a voice.</w:t>
      </w:r>
      <w:r w:rsidRPr="00A750AF">
        <w:rPr>
          <w:rFonts w:eastAsia="Times New Roman" w:cstheme="minorHAnsi"/>
          <w:kern w:val="0"/>
          <w:sz w:val="24"/>
          <w:szCs w:val="24"/>
          <w14:ligatures w14:val="none"/>
        </w:rPr>
        <w:br/>
        <w:t>Not a presence.</w:t>
      </w:r>
      <w:r w:rsidRPr="00A750AF">
        <w:rPr>
          <w:rFonts w:eastAsia="Times New Roman" w:cstheme="minorHAnsi"/>
          <w:kern w:val="0"/>
          <w:sz w:val="24"/>
          <w:szCs w:val="24"/>
          <w14:ligatures w14:val="none"/>
        </w:rPr>
        <w:br/>
        <w:t>An absence of friction.</w:t>
      </w:r>
      <w:r w:rsidRPr="00A750AF">
        <w:rPr>
          <w:rFonts w:eastAsia="Times New Roman" w:cstheme="minorHAnsi"/>
          <w:kern w:val="0"/>
          <w:sz w:val="24"/>
          <w:szCs w:val="24"/>
          <w14:ligatures w14:val="none"/>
        </w:rPr>
        <w:br/>
        <w:t>He had always carried a low-grade tension — competing equations, branching outcomes, probabilistic branches fighting for priority.</w:t>
      </w:r>
      <w:r w:rsidRPr="00A750AF">
        <w:rPr>
          <w:rFonts w:eastAsia="Times New Roman" w:cstheme="minorHAnsi"/>
          <w:kern w:val="0"/>
          <w:sz w:val="24"/>
          <w:szCs w:val="24"/>
          <w14:ligatures w14:val="none"/>
        </w:rPr>
        <w:br/>
        <w:t>Now they seemed… ordered.</w:t>
      </w:r>
      <w:r w:rsidRPr="00A750AF">
        <w:rPr>
          <w:rFonts w:eastAsia="Times New Roman" w:cstheme="minorHAnsi"/>
          <w:kern w:val="0"/>
          <w:sz w:val="24"/>
          <w:szCs w:val="24"/>
          <w14:ligatures w14:val="none"/>
        </w:rPr>
        <w:br/>
        <w:t>Not simplified.</w:t>
      </w:r>
      <w:r w:rsidRPr="00A750AF">
        <w:rPr>
          <w:rFonts w:eastAsia="Times New Roman" w:cstheme="minorHAnsi"/>
          <w:kern w:val="0"/>
          <w:sz w:val="24"/>
          <w:szCs w:val="24"/>
          <w14:ligatures w14:val="none"/>
        </w:rPr>
        <w:br/>
        <w:t>Aligned.</w:t>
      </w:r>
      <w:r w:rsidRPr="00A750AF">
        <w:rPr>
          <w:rFonts w:eastAsia="Times New Roman" w:cstheme="minorHAnsi"/>
          <w:kern w:val="0"/>
          <w:sz w:val="24"/>
          <w:szCs w:val="24"/>
          <w14:ligatures w14:val="none"/>
        </w:rPr>
        <w:br/>
        <w:t>As if a hand had passed over a cluttered desk and set everything in rows without touching a single object.</w:t>
      </w:r>
      <w:r w:rsidRPr="00A750AF">
        <w:rPr>
          <w:rFonts w:eastAsia="Times New Roman" w:cstheme="minorHAnsi"/>
          <w:kern w:val="0"/>
          <w:sz w:val="24"/>
          <w:szCs w:val="24"/>
          <w14:ligatures w14:val="none"/>
        </w:rPr>
        <w:br/>
        <w:t>As if the argument inside his head had been decided, and he had merely been informed.</w:t>
      </w:r>
    </w:p>
    <w:p w14:paraId="0D48C2B8"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Mosby noticed him go still.</w:t>
      </w:r>
      <w:r w:rsidRPr="00A750AF">
        <w:rPr>
          <w:rFonts w:eastAsia="Times New Roman" w:cstheme="minorHAnsi"/>
          <w:kern w:val="0"/>
          <w:sz w:val="24"/>
          <w:szCs w:val="24"/>
          <w14:ligatures w14:val="none"/>
        </w:rPr>
        <w:br/>
        <w:t>“Don’t,” Mosby said again. A plea disguised as a command.</w:t>
      </w:r>
    </w:p>
    <w:p w14:paraId="3B62D3BA"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Ted looked at him.</w:t>
      </w:r>
      <w:r w:rsidRPr="00A750AF">
        <w:rPr>
          <w:rFonts w:eastAsia="Times New Roman" w:cstheme="minorHAnsi"/>
          <w:kern w:val="0"/>
          <w:sz w:val="24"/>
          <w:szCs w:val="24"/>
          <w14:ligatures w14:val="none"/>
        </w:rPr>
        <w:br/>
        <w:t>“I am not reaching,” he said calmly. “It is… adjusting.”</w:t>
      </w:r>
      <w:r w:rsidRPr="00A750AF">
        <w:rPr>
          <w:rFonts w:eastAsia="Times New Roman" w:cstheme="minorHAnsi"/>
          <w:kern w:val="0"/>
          <w:sz w:val="24"/>
          <w:szCs w:val="24"/>
          <w14:ligatures w14:val="none"/>
        </w:rPr>
        <w:br/>
        <w:t>Merrow’s gaze sharpened.</w:t>
      </w:r>
      <w:r w:rsidRPr="00A750AF">
        <w:rPr>
          <w:rFonts w:eastAsia="Times New Roman" w:cstheme="minorHAnsi"/>
          <w:kern w:val="0"/>
          <w:sz w:val="24"/>
          <w:szCs w:val="24"/>
          <w14:ligatures w14:val="none"/>
        </w:rPr>
        <w:br/>
        <w:t>“Yes,” he said softly. “It is.”</w:t>
      </w:r>
      <w:r w:rsidRPr="00A750AF">
        <w:rPr>
          <w:rFonts w:eastAsia="Times New Roman" w:cstheme="minorHAnsi"/>
          <w:kern w:val="0"/>
          <w:sz w:val="24"/>
          <w:szCs w:val="24"/>
          <w14:ligatures w14:val="none"/>
        </w:rPr>
        <w:br/>
        <w:t>He didn’t sound surprised. He sounded… relieved. And that made it worse.</w:t>
      </w:r>
    </w:p>
    <w:p w14:paraId="596159F7"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 xml:space="preserve">Outside the </w:t>
      </w:r>
      <w:proofErr w:type="spellStart"/>
      <w:r w:rsidRPr="00A750AF">
        <w:rPr>
          <w:rFonts w:eastAsia="Times New Roman" w:cstheme="minorHAnsi"/>
          <w:kern w:val="0"/>
          <w:sz w:val="24"/>
          <w:szCs w:val="24"/>
          <w14:ligatures w14:val="none"/>
        </w:rPr>
        <w:t>medbay</w:t>
      </w:r>
      <w:proofErr w:type="spellEnd"/>
      <w:r w:rsidRPr="00A750AF">
        <w:rPr>
          <w:rFonts w:eastAsia="Times New Roman" w:cstheme="minorHAnsi"/>
          <w:kern w:val="0"/>
          <w:sz w:val="24"/>
          <w:szCs w:val="24"/>
          <w14:ligatures w14:val="none"/>
        </w:rPr>
        <w:t>, faint footsteps moved along the corridor. Sael pacing. A measured walk. A mind trying to stay ahead of itself.</w:t>
      </w:r>
      <w:r w:rsidRPr="00A750AF">
        <w:rPr>
          <w:rFonts w:eastAsia="Times New Roman" w:cstheme="minorHAnsi"/>
          <w:kern w:val="0"/>
          <w:sz w:val="24"/>
          <w:szCs w:val="24"/>
          <w14:ligatures w14:val="none"/>
        </w:rPr>
        <w:br/>
        <w:t>Mosby closed his eyes for a moment.</w:t>
      </w:r>
      <w:r w:rsidRPr="00A750AF">
        <w:rPr>
          <w:rFonts w:eastAsia="Times New Roman" w:cstheme="minorHAnsi"/>
          <w:kern w:val="0"/>
          <w:sz w:val="24"/>
          <w:szCs w:val="24"/>
          <w14:ligatures w14:val="none"/>
        </w:rPr>
        <w:br/>
        <w:t>“She thinks she’s protecting everyone,” he said.</w:t>
      </w:r>
      <w:r w:rsidRPr="00A750AF">
        <w:rPr>
          <w:rFonts w:eastAsia="Times New Roman" w:cstheme="minorHAnsi"/>
          <w:kern w:val="0"/>
          <w:sz w:val="24"/>
          <w:szCs w:val="24"/>
          <w14:ligatures w14:val="none"/>
        </w:rPr>
        <w:br/>
        <w:t>“She is,” Ted replied.</w:t>
      </w:r>
      <w:r w:rsidRPr="00A750AF">
        <w:rPr>
          <w:rFonts w:eastAsia="Times New Roman" w:cstheme="minorHAnsi"/>
          <w:kern w:val="0"/>
          <w:sz w:val="24"/>
          <w:szCs w:val="24"/>
          <w14:ligatures w14:val="none"/>
        </w:rPr>
        <w:br/>
        <w:t>“She’s protecting an outcome,” Mosby corrected. “She’s protecting her right to call it ‘necessary.’”</w:t>
      </w:r>
      <w:r w:rsidRPr="00A750AF">
        <w:rPr>
          <w:rFonts w:eastAsia="Times New Roman" w:cstheme="minorHAnsi"/>
          <w:kern w:val="0"/>
          <w:sz w:val="24"/>
          <w:szCs w:val="24"/>
          <w14:ligatures w14:val="none"/>
        </w:rPr>
        <w:br/>
        <w:t>Merrow nodded faintly. “Certainty is comforting.”</w:t>
      </w:r>
      <w:r w:rsidRPr="00A750AF">
        <w:rPr>
          <w:rFonts w:eastAsia="Times New Roman" w:cstheme="minorHAnsi"/>
          <w:kern w:val="0"/>
          <w:sz w:val="24"/>
          <w:szCs w:val="24"/>
          <w14:ligatures w14:val="none"/>
        </w:rPr>
        <w:br/>
        <w:t>“And dangerous,” Mosby added.</w:t>
      </w:r>
    </w:p>
    <w:p w14:paraId="06C538F1"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Another thud reverberated through the hull. A docking umbilical locking into place.</w:t>
      </w:r>
      <w:r w:rsidRPr="00A750AF">
        <w:rPr>
          <w:rFonts w:eastAsia="Times New Roman" w:cstheme="minorHAnsi"/>
          <w:kern w:val="0"/>
          <w:sz w:val="24"/>
          <w:szCs w:val="24"/>
          <w14:ligatures w14:val="none"/>
        </w:rPr>
        <w:br/>
        <w:t>Fifteen minutes, perhaps less. The ship felt the connection like a hook setting in meat.</w:t>
      </w:r>
    </w:p>
    <w:p w14:paraId="572631B8"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 xml:space="preserve">Ted stepped toward the </w:t>
      </w:r>
      <w:proofErr w:type="spellStart"/>
      <w:r w:rsidRPr="00A750AF">
        <w:rPr>
          <w:rFonts w:eastAsia="Times New Roman" w:cstheme="minorHAnsi"/>
          <w:kern w:val="0"/>
          <w:sz w:val="24"/>
          <w:szCs w:val="24"/>
          <w14:ligatures w14:val="none"/>
        </w:rPr>
        <w:t>medbay</w:t>
      </w:r>
      <w:proofErr w:type="spellEnd"/>
      <w:r w:rsidRPr="00A750AF">
        <w:rPr>
          <w:rFonts w:eastAsia="Times New Roman" w:cstheme="minorHAnsi"/>
          <w:kern w:val="0"/>
          <w:sz w:val="24"/>
          <w:szCs w:val="24"/>
          <w14:ligatures w14:val="none"/>
        </w:rPr>
        <w:t xml:space="preserve"> door and pressed his hand lightly against the sealed panel.</w:t>
      </w:r>
      <w:r w:rsidRPr="00A750AF">
        <w:rPr>
          <w:rFonts w:eastAsia="Times New Roman" w:cstheme="minorHAnsi"/>
          <w:kern w:val="0"/>
          <w:sz w:val="24"/>
          <w:szCs w:val="24"/>
          <w14:ligatures w14:val="none"/>
        </w:rPr>
        <w:br/>
        <w:t>“She is tired,” he said quietly. “You can hear it in the way she breathes.”</w:t>
      </w:r>
      <w:r w:rsidRPr="00A750AF">
        <w:rPr>
          <w:rFonts w:eastAsia="Times New Roman" w:cstheme="minorHAnsi"/>
          <w:kern w:val="0"/>
          <w:sz w:val="24"/>
          <w:szCs w:val="24"/>
          <w14:ligatures w14:val="none"/>
        </w:rPr>
        <w:br/>
        <w:t>Mosby didn’t answer. Because if he answered, he might beg. And Mosby didn’t beg. Not even when he should have.</w:t>
      </w:r>
    </w:p>
    <w:p w14:paraId="6F4E3436"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Merrow pushed away from the wall and took a slow step forward.</w:t>
      </w:r>
      <w:r w:rsidRPr="00A750AF">
        <w:rPr>
          <w:rFonts w:eastAsia="Times New Roman" w:cstheme="minorHAnsi"/>
          <w:kern w:val="0"/>
          <w:sz w:val="24"/>
          <w:szCs w:val="24"/>
          <w14:ligatures w14:val="none"/>
        </w:rPr>
        <w:br/>
        <w:t>“When they board,” he said, “they will use countermeasures.”</w:t>
      </w:r>
      <w:r w:rsidRPr="00A750AF">
        <w:rPr>
          <w:rFonts w:eastAsia="Times New Roman" w:cstheme="minorHAnsi"/>
          <w:kern w:val="0"/>
          <w:sz w:val="24"/>
          <w:szCs w:val="24"/>
          <w14:ligatures w14:val="none"/>
        </w:rPr>
        <w:br/>
        <w:t>“Against what?” Mosby asked.</w:t>
      </w:r>
      <w:r w:rsidRPr="00A750AF">
        <w:rPr>
          <w:rFonts w:eastAsia="Times New Roman" w:cstheme="minorHAnsi"/>
          <w:kern w:val="0"/>
          <w:sz w:val="24"/>
          <w:szCs w:val="24"/>
          <w14:ligatures w14:val="none"/>
        </w:rPr>
        <w:br/>
        <w:t>“Synaptic dampeners. Contact filters. Neural scramblers,” Merrow replied. “They know stories. They will not risk uncontrolled transfer.”</w:t>
      </w:r>
      <w:r w:rsidRPr="00A750AF">
        <w:rPr>
          <w:rFonts w:eastAsia="Times New Roman" w:cstheme="minorHAnsi"/>
          <w:kern w:val="0"/>
          <w:sz w:val="24"/>
          <w:szCs w:val="24"/>
          <w14:ligatures w14:val="none"/>
        </w:rPr>
        <w:br/>
      </w:r>
      <w:r w:rsidRPr="00A750AF">
        <w:rPr>
          <w:rFonts w:eastAsia="Times New Roman" w:cstheme="minorHAnsi"/>
          <w:kern w:val="0"/>
          <w:sz w:val="24"/>
          <w:szCs w:val="24"/>
          <w14:ligatures w14:val="none"/>
        </w:rPr>
        <w:lastRenderedPageBreak/>
        <w:t>“They will treat it like contagion,” he added, and there was a bitterness there now, thin but real.</w:t>
      </w:r>
    </w:p>
    <w:p w14:paraId="2635E9B0"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Ted absorbed that.</w:t>
      </w:r>
      <w:r w:rsidRPr="00A750AF">
        <w:rPr>
          <w:rFonts w:eastAsia="Times New Roman" w:cstheme="minorHAnsi"/>
          <w:kern w:val="0"/>
          <w:sz w:val="24"/>
          <w:szCs w:val="24"/>
          <w14:ligatures w14:val="none"/>
        </w:rPr>
        <w:br/>
        <w:t>“And if it cannot move to them,” he said, “it will not attempt to.”</w:t>
      </w:r>
      <w:r w:rsidRPr="00A750AF">
        <w:rPr>
          <w:rFonts w:eastAsia="Times New Roman" w:cstheme="minorHAnsi"/>
          <w:kern w:val="0"/>
          <w:sz w:val="24"/>
          <w:szCs w:val="24"/>
          <w14:ligatures w14:val="none"/>
        </w:rPr>
        <w:br/>
        <w:t>Merrow looked at him for a long moment.</w:t>
      </w:r>
      <w:r w:rsidRPr="00A750AF">
        <w:rPr>
          <w:rFonts w:eastAsia="Times New Roman" w:cstheme="minorHAnsi"/>
          <w:kern w:val="0"/>
          <w:sz w:val="24"/>
          <w:szCs w:val="24"/>
          <w14:ligatures w14:val="none"/>
        </w:rPr>
        <w:br/>
        <w:t>“No,” he said. “It will not.”</w:t>
      </w:r>
      <w:r w:rsidRPr="00A750AF">
        <w:rPr>
          <w:rFonts w:eastAsia="Times New Roman" w:cstheme="minorHAnsi"/>
          <w:kern w:val="0"/>
          <w:sz w:val="24"/>
          <w:szCs w:val="24"/>
          <w14:ligatures w14:val="none"/>
        </w:rPr>
        <w:br/>
        <w:t>“It doesn’t invade,” he said, quieter. “It avoids.”</w:t>
      </w:r>
    </w:p>
    <w:p w14:paraId="7D52D854"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Another tremor moved through the deck — docking clamps settling fully.</w:t>
      </w:r>
      <w:r w:rsidRPr="00A750AF">
        <w:rPr>
          <w:rFonts w:eastAsia="Times New Roman" w:cstheme="minorHAnsi"/>
          <w:kern w:val="0"/>
          <w:sz w:val="24"/>
          <w:szCs w:val="24"/>
          <w14:ligatures w14:val="none"/>
        </w:rPr>
        <w:br/>
        <w:t>Ten minutes.</w:t>
      </w:r>
    </w:p>
    <w:p w14:paraId="6E421516"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Mosby drew a slow breath.</w:t>
      </w:r>
      <w:r w:rsidRPr="00A750AF">
        <w:rPr>
          <w:rFonts w:eastAsia="Times New Roman" w:cstheme="minorHAnsi"/>
          <w:kern w:val="0"/>
          <w:sz w:val="24"/>
          <w:szCs w:val="24"/>
          <w14:ligatures w14:val="none"/>
        </w:rPr>
        <w:br/>
        <w:t>“If it’s going to move,” he said, “it moves on our terms.”</w:t>
      </w:r>
      <w:r w:rsidRPr="00A750AF">
        <w:rPr>
          <w:rFonts w:eastAsia="Times New Roman" w:cstheme="minorHAnsi"/>
          <w:kern w:val="0"/>
          <w:sz w:val="24"/>
          <w:szCs w:val="24"/>
          <w14:ligatures w14:val="none"/>
        </w:rPr>
        <w:br/>
        <w:t>Merrow’s expression softened.</w:t>
      </w:r>
      <w:r w:rsidRPr="00A750AF">
        <w:rPr>
          <w:rFonts w:eastAsia="Times New Roman" w:cstheme="minorHAnsi"/>
          <w:kern w:val="0"/>
          <w:sz w:val="24"/>
          <w:szCs w:val="24"/>
          <w14:ligatures w14:val="none"/>
        </w:rPr>
        <w:br/>
        <w:t>“It does not have terms,” he said gently. “It has thresholds.”</w:t>
      </w:r>
      <w:r w:rsidRPr="00A750AF">
        <w:rPr>
          <w:rFonts w:eastAsia="Times New Roman" w:cstheme="minorHAnsi"/>
          <w:kern w:val="0"/>
          <w:sz w:val="24"/>
          <w:szCs w:val="24"/>
          <w14:ligatures w14:val="none"/>
        </w:rPr>
        <w:br/>
        <w:t>Ted turned from the door.</w:t>
      </w:r>
      <w:r w:rsidRPr="00A750AF">
        <w:rPr>
          <w:rFonts w:eastAsia="Times New Roman" w:cstheme="minorHAnsi"/>
          <w:kern w:val="0"/>
          <w:sz w:val="24"/>
          <w:szCs w:val="24"/>
          <w14:ligatures w14:val="none"/>
        </w:rPr>
        <w:br/>
        <w:t>“For now,” he said quietly, “we do.”</w:t>
      </w:r>
    </w:p>
    <w:p w14:paraId="782FCF85" w14:textId="77777777" w:rsidR="00A750AF" w:rsidRPr="00303D85" w:rsidRDefault="00A750AF" w:rsidP="00A750AF">
      <w:pPr>
        <w:spacing w:before="100" w:beforeAutospacing="1" w:after="100" w:afterAutospacing="1" w:line="240" w:lineRule="auto"/>
        <w:rPr>
          <w:rFonts w:eastAsia="Times New Roman" w:cstheme="minorHAnsi"/>
          <w:kern w:val="0"/>
          <w:sz w:val="24"/>
          <w:szCs w:val="24"/>
          <w14:ligatures w14:val="none"/>
        </w:rPr>
      </w:pPr>
      <w:r w:rsidRPr="00A750AF">
        <w:rPr>
          <w:rFonts w:eastAsia="Times New Roman" w:cstheme="minorHAnsi"/>
          <w:kern w:val="0"/>
          <w:sz w:val="24"/>
          <w:szCs w:val="24"/>
          <w14:ligatures w14:val="none"/>
        </w:rPr>
        <w:t>They stood there — three men in a sealed compartment on a crippled ship, waiting for rescue and judgment. Waiting for the kind of help that comes with paperwork.</w:t>
      </w:r>
      <w:r w:rsidRPr="00A750AF">
        <w:rPr>
          <w:rFonts w:eastAsia="Times New Roman" w:cstheme="minorHAnsi"/>
          <w:kern w:val="0"/>
          <w:sz w:val="24"/>
          <w:szCs w:val="24"/>
          <w14:ligatures w14:val="none"/>
        </w:rPr>
        <w:br/>
        <w:t>Outside, Sael remained on the other side of the door, alone with her certainty.</w:t>
      </w:r>
      <w:r w:rsidRPr="00A750AF">
        <w:rPr>
          <w:rFonts w:eastAsia="Times New Roman" w:cstheme="minorHAnsi"/>
          <w:kern w:val="0"/>
          <w:sz w:val="24"/>
          <w:szCs w:val="24"/>
          <w14:ligatures w14:val="none"/>
        </w:rPr>
        <w:br/>
        <w:t>Inside, something subtle and immeasurable continued to grow quieter.</w:t>
      </w:r>
      <w:r w:rsidRPr="00A750AF">
        <w:rPr>
          <w:rFonts w:eastAsia="Times New Roman" w:cstheme="minorHAnsi"/>
          <w:kern w:val="0"/>
          <w:sz w:val="24"/>
          <w:szCs w:val="24"/>
          <w14:ligatures w14:val="none"/>
        </w:rPr>
        <w:br/>
        <w:t>Not asleep. Not gone.</w:t>
      </w:r>
      <w:r w:rsidRPr="00A750AF">
        <w:rPr>
          <w:rFonts w:eastAsia="Times New Roman" w:cstheme="minorHAnsi"/>
          <w:kern w:val="0"/>
          <w:sz w:val="24"/>
          <w:szCs w:val="24"/>
          <w14:ligatures w14:val="none"/>
        </w:rPr>
        <w:br/>
        <w:t>Focused.</w:t>
      </w:r>
    </w:p>
    <w:p w14:paraId="45CC122D" w14:textId="3FFE2953" w:rsidR="00A750AF" w:rsidRPr="00303D85" w:rsidRDefault="00A750AF" w:rsidP="00A750AF">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br w:type="page"/>
      </w:r>
    </w:p>
    <w:p w14:paraId="14841DD6" w14:textId="77777777" w:rsidR="00A750AF" w:rsidRPr="00A750AF" w:rsidRDefault="00A750AF" w:rsidP="00A750AF">
      <w:pPr>
        <w:spacing w:before="100" w:beforeAutospacing="1" w:after="100" w:afterAutospacing="1" w:line="240" w:lineRule="auto"/>
        <w:rPr>
          <w:rFonts w:eastAsia="Times New Roman" w:cstheme="minorHAnsi"/>
          <w:kern w:val="0"/>
          <w:sz w:val="24"/>
          <w:szCs w:val="24"/>
          <w14:ligatures w14:val="none"/>
        </w:rPr>
      </w:pPr>
    </w:p>
    <w:p w14:paraId="56A58CFE"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A heavy magnetic thud reverberated through the Farther Star as external tugs locked into full tow configuration. The hull groaned faintly, metal complaining but holding. It was the sound of being claimed—without anyone bothering to ask permission.</w:t>
      </w:r>
    </w:p>
    <w:p w14:paraId="281EE356"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“Tow confirmed,” a voice announced over the external channel — crisp, Solarian, efficient. “Farther Star, you are under assisted transfer to Gate Control secure bay three. Maintain current internal lockdown.”</w:t>
      </w:r>
      <w:r w:rsidRPr="00F61F2E">
        <w:rPr>
          <w:rFonts w:eastAsia="Times New Roman" w:cstheme="minorHAnsi"/>
          <w:kern w:val="0"/>
          <w:sz w:val="24"/>
          <w:szCs w:val="24"/>
          <w14:ligatures w14:val="none"/>
        </w:rPr>
        <w:br/>
        <w:t xml:space="preserve">Mosby lay back in the </w:t>
      </w:r>
      <w:proofErr w:type="spellStart"/>
      <w:r w:rsidRPr="00F61F2E">
        <w:rPr>
          <w:rFonts w:eastAsia="Times New Roman" w:cstheme="minorHAnsi"/>
          <w:kern w:val="0"/>
          <w:sz w:val="24"/>
          <w:szCs w:val="24"/>
          <w14:ligatures w14:val="none"/>
        </w:rPr>
        <w:t>autodoc</w:t>
      </w:r>
      <w:proofErr w:type="spellEnd"/>
      <w:r w:rsidRPr="00F61F2E">
        <w:rPr>
          <w:rFonts w:eastAsia="Times New Roman" w:cstheme="minorHAnsi"/>
          <w:kern w:val="0"/>
          <w:sz w:val="24"/>
          <w:szCs w:val="24"/>
          <w14:ligatures w14:val="none"/>
        </w:rPr>
        <w:t xml:space="preserve"> cradle, jaw set.</w:t>
      </w:r>
      <w:r w:rsidRPr="00F61F2E">
        <w:rPr>
          <w:rFonts w:eastAsia="Times New Roman" w:cstheme="minorHAnsi"/>
          <w:kern w:val="0"/>
          <w:sz w:val="24"/>
          <w:szCs w:val="24"/>
          <w14:ligatures w14:val="none"/>
        </w:rPr>
        <w:br/>
        <w:t>“Like we had options,” he muttered. His voice was flat, but his eyes weren’t.</w:t>
      </w:r>
    </w:p>
    <w:p w14:paraId="4404313C"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 xml:space="preserve">Outside the viewport, </w:t>
      </w:r>
      <w:proofErr w:type="spellStart"/>
      <w:r w:rsidRPr="00F61F2E">
        <w:rPr>
          <w:rFonts w:eastAsia="Times New Roman" w:cstheme="minorHAnsi"/>
          <w:kern w:val="0"/>
          <w:sz w:val="24"/>
          <w:szCs w:val="24"/>
          <w14:ligatures w14:val="none"/>
        </w:rPr>
        <w:t>Dawnreach</w:t>
      </w:r>
      <w:proofErr w:type="spellEnd"/>
      <w:r w:rsidRPr="00F61F2E">
        <w:rPr>
          <w:rFonts w:eastAsia="Times New Roman" w:cstheme="minorHAnsi"/>
          <w:kern w:val="0"/>
          <w:sz w:val="24"/>
          <w:szCs w:val="24"/>
          <w14:ligatures w14:val="none"/>
        </w:rPr>
        <w:t xml:space="preserve"> rotated slowly past — fractured gate segments suspended in scaffolding webs, work crews like insects against catastrophe. Floodlights traced across the Star’s scarred hull as she was nudged, guided, pulled into alignment. A broken cathedral being hauled into a brighter room.</w:t>
      </w:r>
    </w:p>
    <w:p w14:paraId="6FE1A036" w14:textId="4E3AA526"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Ted lifted the intercom faceplate again and bridged the circuit with a jumper lead—one-way only, listening without speaking.</w:t>
      </w:r>
      <w:r w:rsidRPr="00F61F2E">
        <w:rPr>
          <w:rFonts w:eastAsia="Times New Roman" w:cstheme="minorHAnsi"/>
          <w:kern w:val="0"/>
          <w:sz w:val="24"/>
          <w:szCs w:val="24"/>
          <w14:ligatures w14:val="none"/>
        </w:rPr>
        <w:br/>
        <w:t>“No more secrets,” he said quietly. “Not in here.”</w:t>
      </w:r>
      <w:r w:rsidRPr="00F61F2E">
        <w:rPr>
          <w:rFonts w:eastAsia="Times New Roman" w:cstheme="minorHAnsi"/>
          <w:kern w:val="0"/>
          <w:sz w:val="24"/>
          <w:szCs w:val="24"/>
          <w14:ligatures w14:val="none"/>
        </w:rPr>
        <w:br/>
        <w:t>Sael did not respond.</w:t>
      </w:r>
    </w:p>
    <w:p w14:paraId="3DCC3A84"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The Star slid through the massive pressure threshold of Gate Control’s primary recovery hangar. Atmospheric fog curled briefly along the hull as the bay sealed and repressurized. Massive internal doors shut behind them with cathedral finality. The sound rang through the ship like a judgment.</w:t>
      </w:r>
    </w:p>
    <w:p w14:paraId="5EEDC061"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“Boarding teams inbound,” the Solarian voice continued. “Stand by for secure entry.”</w:t>
      </w:r>
      <w:r w:rsidRPr="00F61F2E">
        <w:rPr>
          <w:rFonts w:eastAsia="Times New Roman" w:cstheme="minorHAnsi"/>
          <w:kern w:val="0"/>
          <w:sz w:val="24"/>
          <w:szCs w:val="24"/>
          <w14:ligatures w14:val="none"/>
        </w:rPr>
        <w:br/>
        <w:t>Sael keyed the internal panel herself.</w:t>
      </w:r>
      <w:r w:rsidRPr="00F61F2E">
        <w:rPr>
          <w:rFonts w:eastAsia="Times New Roman" w:cstheme="minorHAnsi"/>
          <w:kern w:val="0"/>
          <w:sz w:val="24"/>
          <w:szCs w:val="24"/>
          <w14:ligatures w14:val="none"/>
        </w:rPr>
        <w:br/>
        <w:t>“Main hatch unlocked,” she said evenly.</w:t>
      </w:r>
      <w:r w:rsidRPr="00F61F2E">
        <w:rPr>
          <w:rFonts w:eastAsia="Times New Roman" w:cstheme="minorHAnsi"/>
          <w:kern w:val="0"/>
          <w:sz w:val="24"/>
          <w:szCs w:val="24"/>
          <w14:ligatures w14:val="none"/>
        </w:rPr>
        <w:br/>
        <w:t>There was no hesitation in her voice. If there was anything left in her that wanted mercy, it wasn’t getting a vote.</w:t>
      </w:r>
    </w:p>
    <w:p w14:paraId="61FA2EB0"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Bootsteps crossed the ramp seconds later — controlled, disciplined, unhurried.</w:t>
      </w:r>
      <w:r w:rsidRPr="00F61F2E">
        <w:rPr>
          <w:rFonts w:eastAsia="Times New Roman" w:cstheme="minorHAnsi"/>
          <w:kern w:val="0"/>
          <w:sz w:val="24"/>
          <w:szCs w:val="24"/>
          <w14:ligatures w14:val="none"/>
        </w:rPr>
        <w:br/>
        <w:t>Solarian Marines.</w:t>
      </w:r>
      <w:r w:rsidRPr="00F61F2E">
        <w:rPr>
          <w:rFonts w:eastAsia="Times New Roman" w:cstheme="minorHAnsi"/>
          <w:kern w:val="0"/>
          <w:sz w:val="24"/>
          <w:szCs w:val="24"/>
          <w14:ligatures w14:val="none"/>
        </w:rPr>
        <w:br/>
        <w:t>Dark armor. Matte finish. No visible insignia beyond a small starburst patch on one shoulder. Visors down. Rifles ready but not raised. A careful kind of violence—professional, polite, irreversible.</w:t>
      </w:r>
    </w:p>
    <w:p w14:paraId="55DE13E4"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 xml:space="preserve">Behind them, two </w:t>
      </w:r>
      <w:proofErr w:type="spellStart"/>
      <w:r w:rsidRPr="00F61F2E">
        <w:rPr>
          <w:rFonts w:eastAsia="Times New Roman" w:cstheme="minorHAnsi"/>
          <w:kern w:val="0"/>
          <w:sz w:val="24"/>
          <w:szCs w:val="24"/>
          <w14:ligatures w14:val="none"/>
        </w:rPr>
        <w:t>Thalean</w:t>
      </w:r>
      <w:proofErr w:type="spellEnd"/>
      <w:r w:rsidRPr="00F61F2E">
        <w:rPr>
          <w:rFonts w:eastAsia="Times New Roman" w:cstheme="minorHAnsi"/>
          <w:kern w:val="0"/>
          <w:sz w:val="24"/>
          <w:szCs w:val="24"/>
          <w14:ligatures w14:val="none"/>
        </w:rPr>
        <w:t xml:space="preserve"> observers in lighter field suits. No weapons drawn. Watching. Their hands were empty. Their eyes were not.</w:t>
      </w:r>
    </w:p>
    <w:p w14:paraId="43ADF8A1"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lastRenderedPageBreak/>
        <w:t>Sael stood in the main corridor as the first squad advanced toward her.</w:t>
      </w:r>
      <w:r w:rsidRPr="00F61F2E">
        <w:rPr>
          <w:rFonts w:eastAsia="Times New Roman" w:cstheme="minorHAnsi"/>
          <w:kern w:val="0"/>
          <w:sz w:val="24"/>
          <w:szCs w:val="24"/>
          <w14:ligatures w14:val="none"/>
        </w:rPr>
        <w:br/>
        <w:t>She had holstered her weapon. That didn’t mean she had put it away. It meant she’d chosen a different blade.</w:t>
      </w:r>
    </w:p>
    <w:p w14:paraId="04281A6C"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 xml:space="preserve">“Consular Liaison Sael Vareni </w:t>
      </w:r>
      <w:proofErr w:type="spellStart"/>
      <w:r w:rsidRPr="00F61F2E">
        <w:rPr>
          <w:rFonts w:eastAsia="Times New Roman" w:cstheme="minorHAnsi"/>
          <w:kern w:val="0"/>
          <w:sz w:val="24"/>
          <w:szCs w:val="24"/>
          <w14:ligatures w14:val="none"/>
        </w:rPr>
        <w:t>ir’Elisand</w:t>
      </w:r>
      <w:proofErr w:type="spellEnd"/>
      <w:r w:rsidRPr="00F61F2E">
        <w:rPr>
          <w:rFonts w:eastAsia="Times New Roman" w:cstheme="minorHAnsi"/>
          <w:kern w:val="0"/>
          <w:sz w:val="24"/>
          <w:szCs w:val="24"/>
          <w14:ligatures w14:val="none"/>
        </w:rPr>
        <w:t>,” she said evenly. “Emergency review authority invoked. This vessel contains a strategic anomaly requiring secure containment.”</w:t>
      </w:r>
      <w:r w:rsidRPr="00F61F2E">
        <w:rPr>
          <w:rFonts w:eastAsia="Times New Roman" w:cstheme="minorHAnsi"/>
          <w:kern w:val="0"/>
          <w:sz w:val="24"/>
          <w:szCs w:val="24"/>
          <w14:ligatures w14:val="none"/>
        </w:rPr>
        <w:br/>
        <w:t>The squad leader’s visor polarized briefly as internal systems scanned her biometrics.</w:t>
      </w:r>
      <w:r w:rsidRPr="00F61F2E">
        <w:rPr>
          <w:rFonts w:eastAsia="Times New Roman" w:cstheme="minorHAnsi"/>
          <w:kern w:val="0"/>
          <w:sz w:val="24"/>
          <w:szCs w:val="24"/>
          <w14:ligatures w14:val="none"/>
        </w:rPr>
        <w:br/>
        <w:t>“Authority acknowledged,” he said. “Containment protocols in effect. All personnel will be separated and screened.”</w:t>
      </w:r>
      <w:r w:rsidRPr="00F61F2E">
        <w:rPr>
          <w:rFonts w:eastAsia="Times New Roman" w:cstheme="minorHAnsi"/>
          <w:kern w:val="0"/>
          <w:sz w:val="24"/>
          <w:szCs w:val="24"/>
          <w14:ligatures w14:val="none"/>
        </w:rPr>
        <w:br/>
        <w:t xml:space="preserve">Two medics moved immediately toward the </w:t>
      </w:r>
      <w:proofErr w:type="spellStart"/>
      <w:r w:rsidRPr="00F61F2E">
        <w:rPr>
          <w:rFonts w:eastAsia="Times New Roman" w:cstheme="minorHAnsi"/>
          <w:kern w:val="0"/>
          <w:sz w:val="24"/>
          <w:szCs w:val="24"/>
          <w14:ligatures w14:val="none"/>
        </w:rPr>
        <w:t>medbay</w:t>
      </w:r>
      <w:proofErr w:type="spellEnd"/>
      <w:r w:rsidRPr="00F61F2E">
        <w:rPr>
          <w:rFonts w:eastAsia="Times New Roman" w:cstheme="minorHAnsi"/>
          <w:kern w:val="0"/>
          <w:sz w:val="24"/>
          <w:szCs w:val="24"/>
          <w14:ligatures w14:val="none"/>
        </w:rPr>
        <w:t>.</w:t>
      </w:r>
    </w:p>
    <w:p w14:paraId="118A6439"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The door seals disengaged under external override.</w:t>
      </w:r>
      <w:r w:rsidRPr="00F61F2E">
        <w:rPr>
          <w:rFonts w:eastAsia="Times New Roman" w:cstheme="minorHAnsi"/>
          <w:kern w:val="0"/>
          <w:sz w:val="24"/>
          <w:szCs w:val="24"/>
          <w14:ligatures w14:val="none"/>
        </w:rPr>
        <w:br/>
        <w:t>Mosby’s eyes snapped open as armored figures filled the frame.</w:t>
      </w:r>
      <w:r w:rsidRPr="00F61F2E">
        <w:rPr>
          <w:rFonts w:eastAsia="Times New Roman" w:cstheme="minorHAnsi"/>
          <w:kern w:val="0"/>
          <w:sz w:val="24"/>
          <w:szCs w:val="24"/>
          <w14:ligatures w14:val="none"/>
        </w:rPr>
        <w:br/>
        <w:t>“Captain Mosby,” one medic said briskly. “You’re coming with us.”</w:t>
      </w:r>
      <w:r w:rsidRPr="00F61F2E">
        <w:rPr>
          <w:rFonts w:eastAsia="Times New Roman" w:cstheme="minorHAnsi"/>
          <w:kern w:val="0"/>
          <w:sz w:val="24"/>
          <w:szCs w:val="24"/>
          <w14:ligatures w14:val="none"/>
        </w:rPr>
        <w:br/>
        <w:t>“Doc first,” Mosby rasped. “He stays in my sight.”</w:t>
      </w:r>
    </w:p>
    <w:p w14:paraId="0533A106"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“No,” Sael said from behind the Marines. “Doctor Merrow is priority containment.”</w:t>
      </w:r>
      <w:r w:rsidRPr="00F61F2E">
        <w:rPr>
          <w:rFonts w:eastAsia="Times New Roman" w:cstheme="minorHAnsi"/>
          <w:kern w:val="0"/>
          <w:sz w:val="24"/>
          <w:szCs w:val="24"/>
          <w14:ligatures w14:val="none"/>
        </w:rPr>
        <w:br/>
        <w:t>Merrow stepped forward without resistance. Not resigned. Not frightened. Just… done arguing with gravity.</w:t>
      </w:r>
    </w:p>
    <w:p w14:paraId="28B50D24"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The Marines shifted subtly, forming a loose containment arc around him. One extended a handheld device — not a weapon. A scanner.</w:t>
      </w:r>
      <w:r w:rsidRPr="00F61F2E">
        <w:rPr>
          <w:rFonts w:eastAsia="Times New Roman" w:cstheme="minorHAnsi"/>
          <w:kern w:val="0"/>
          <w:sz w:val="24"/>
          <w:szCs w:val="24"/>
          <w14:ligatures w14:val="none"/>
        </w:rPr>
        <w:br/>
        <w:t>It hummed softly as it passed over Merrow’s skull, then chest.</w:t>
      </w:r>
      <w:r w:rsidRPr="00F61F2E">
        <w:rPr>
          <w:rFonts w:eastAsia="Times New Roman" w:cstheme="minorHAnsi"/>
          <w:kern w:val="0"/>
          <w:sz w:val="24"/>
          <w:szCs w:val="24"/>
          <w14:ligatures w14:val="none"/>
        </w:rPr>
        <w:br/>
        <w:t>Amber light flickered.</w:t>
      </w:r>
    </w:p>
    <w:p w14:paraId="44C5ED21"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The squad leader’s tone changed almost imperceptibly.</w:t>
      </w:r>
      <w:r w:rsidRPr="00F61F2E">
        <w:rPr>
          <w:rFonts w:eastAsia="Times New Roman" w:cstheme="minorHAnsi"/>
          <w:kern w:val="0"/>
          <w:sz w:val="24"/>
          <w:szCs w:val="24"/>
          <w14:ligatures w14:val="none"/>
        </w:rPr>
        <w:br/>
        <w:t>“Confirmed anomalous neural pattern. Synaptic irregularities consistent with classified profile.”</w:t>
      </w:r>
      <w:r w:rsidRPr="00F61F2E">
        <w:rPr>
          <w:rFonts w:eastAsia="Times New Roman" w:cstheme="minorHAnsi"/>
          <w:kern w:val="0"/>
          <w:sz w:val="24"/>
          <w:szCs w:val="24"/>
          <w14:ligatures w14:val="none"/>
        </w:rPr>
        <w:br/>
        <w:t>A second Marine withdrew a small injector from his belt.</w:t>
      </w:r>
      <w:r w:rsidRPr="00F61F2E">
        <w:rPr>
          <w:rFonts w:eastAsia="Times New Roman" w:cstheme="minorHAnsi"/>
          <w:kern w:val="0"/>
          <w:sz w:val="24"/>
          <w:szCs w:val="24"/>
          <w14:ligatures w14:val="none"/>
        </w:rPr>
        <w:br/>
        <w:t>“Countermeasures active,” he said. “Neural dampeners engaged.”</w:t>
      </w:r>
      <w:r w:rsidRPr="00F61F2E">
        <w:rPr>
          <w:rFonts w:eastAsia="Times New Roman" w:cstheme="minorHAnsi"/>
          <w:kern w:val="0"/>
          <w:sz w:val="24"/>
          <w:szCs w:val="24"/>
          <w14:ligatures w14:val="none"/>
        </w:rPr>
        <w:br/>
        <w:t>One by one, the Marines pressed injectors to the base of their necks. A faint hiss. A blink of blue on their wrist units. A ritual done quick, like fastening a suit before walking into fire.</w:t>
      </w:r>
    </w:p>
    <w:p w14:paraId="7826D6AA"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Ted watched closely.</w:t>
      </w:r>
      <w:r w:rsidRPr="00F61F2E">
        <w:rPr>
          <w:rFonts w:eastAsia="Times New Roman" w:cstheme="minorHAnsi"/>
          <w:kern w:val="0"/>
          <w:sz w:val="24"/>
          <w:szCs w:val="24"/>
          <w14:ligatures w14:val="none"/>
        </w:rPr>
        <w:br/>
        <w:t>“Synaptic suppression,” he murmured. “They’re insulating themselves.”</w:t>
      </w:r>
    </w:p>
    <w:p w14:paraId="05062322"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Merrow’s expression did not change.</w:t>
      </w:r>
      <w:r w:rsidRPr="00F61F2E">
        <w:rPr>
          <w:rFonts w:eastAsia="Times New Roman" w:cstheme="minorHAnsi"/>
          <w:kern w:val="0"/>
          <w:sz w:val="24"/>
          <w:szCs w:val="24"/>
          <w14:ligatures w14:val="none"/>
        </w:rPr>
        <w:br/>
        <w:t>“You cannot take it from me by force,” he said gently. “It doesn’t work that way.”</w:t>
      </w:r>
      <w:r w:rsidRPr="00F61F2E">
        <w:rPr>
          <w:rFonts w:eastAsia="Times New Roman" w:cstheme="minorHAnsi"/>
          <w:kern w:val="0"/>
          <w:sz w:val="24"/>
          <w:szCs w:val="24"/>
          <w14:ligatures w14:val="none"/>
        </w:rPr>
        <w:br/>
        <w:t>“We’re not attempting transfer,” the squad leader replied. “We are preventing it.”</w:t>
      </w:r>
    </w:p>
    <w:p w14:paraId="577E8E11"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Sael stepped closer.</w:t>
      </w:r>
      <w:r w:rsidRPr="00F61F2E">
        <w:rPr>
          <w:rFonts w:eastAsia="Times New Roman" w:cstheme="minorHAnsi"/>
          <w:kern w:val="0"/>
          <w:sz w:val="24"/>
          <w:szCs w:val="24"/>
          <w14:ligatures w14:val="none"/>
        </w:rPr>
        <w:br/>
        <w:t>“He must be isolated,” she said. “No uncontrolled contact.” “No proximity.”</w:t>
      </w:r>
    </w:p>
    <w:p w14:paraId="2D1CFD4A"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 xml:space="preserve">Mosby strained against the </w:t>
      </w:r>
      <w:proofErr w:type="spellStart"/>
      <w:r w:rsidRPr="00F61F2E">
        <w:rPr>
          <w:rFonts w:eastAsia="Times New Roman" w:cstheme="minorHAnsi"/>
          <w:kern w:val="0"/>
          <w:sz w:val="24"/>
          <w:szCs w:val="24"/>
          <w14:ligatures w14:val="none"/>
        </w:rPr>
        <w:t>autodoc</w:t>
      </w:r>
      <w:proofErr w:type="spellEnd"/>
      <w:r w:rsidRPr="00F61F2E">
        <w:rPr>
          <w:rFonts w:eastAsia="Times New Roman" w:cstheme="minorHAnsi"/>
          <w:kern w:val="0"/>
          <w:sz w:val="24"/>
          <w:szCs w:val="24"/>
          <w14:ligatures w14:val="none"/>
        </w:rPr>
        <w:t xml:space="preserve"> restraints.</w:t>
      </w:r>
      <w:r w:rsidRPr="00F61F2E">
        <w:rPr>
          <w:rFonts w:eastAsia="Times New Roman" w:cstheme="minorHAnsi"/>
          <w:kern w:val="0"/>
          <w:sz w:val="24"/>
          <w:szCs w:val="24"/>
          <w14:ligatures w14:val="none"/>
        </w:rPr>
        <w:br/>
        <w:t>“Sael,” he warned. It wasn’t a threat. It was a line being drawn.</w:t>
      </w:r>
      <w:r w:rsidRPr="00F61F2E">
        <w:rPr>
          <w:rFonts w:eastAsia="Times New Roman" w:cstheme="minorHAnsi"/>
          <w:kern w:val="0"/>
          <w:sz w:val="24"/>
          <w:szCs w:val="24"/>
          <w14:ligatures w14:val="none"/>
        </w:rPr>
        <w:br/>
      </w:r>
      <w:r w:rsidRPr="00F61F2E">
        <w:rPr>
          <w:rFonts w:eastAsia="Times New Roman" w:cstheme="minorHAnsi"/>
          <w:kern w:val="0"/>
          <w:sz w:val="24"/>
          <w:szCs w:val="24"/>
          <w14:ligatures w14:val="none"/>
        </w:rPr>
        <w:lastRenderedPageBreak/>
        <w:t>Two medics released the cradle locks and lifted him carefully.</w:t>
      </w:r>
      <w:r w:rsidRPr="00F61F2E">
        <w:rPr>
          <w:rFonts w:eastAsia="Times New Roman" w:cstheme="minorHAnsi"/>
          <w:kern w:val="0"/>
          <w:sz w:val="24"/>
          <w:szCs w:val="24"/>
          <w14:ligatures w14:val="none"/>
        </w:rPr>
        <w:br/>
        <w:t xml:space="preserve">The movement cost him more than he showed. The </w:t>
      </w:r>
      <w:proofErr w:type="spellStart"/>
      <w:r w:rsidRPr="00F61F2E">
        <w:rPr>
          <w:rFonts w:eastAsia="Times New Roman" w:cstheme="minorHAnsi"/>
          <w:kern w:val="0"/>
          <w:sz w:val="24"/>
          <w:szCs w:val="24"/>
          <w14:ligatures w14:val="none"/>
        </w:rPr>
        <w:t>autodoc</w:t>
      </w:r>
      <w:proofErr w:type="spellEnd"/>
      <w:r w:rsidRPr="00F61F2E">
        <w:rPr>
          <w:rFonts w:eastAsia="Times New Roman" w:cstheme="minorHAnsi"/>
          <w:kern w:val="0"/>
          <w:sz w:val="24"/>
          <w:szCs w:val="24"/>
          <w14:ligatures w14:val="none"/>
        </w:rPr>
        <w:t xml:space="preserve"> chimed in protest as his pressure dipped.</w:t>
      </w:r>
    </w:p>
    <w:p w14:paraId="4C2DD4ED"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As they eased him upright, Mosby locked eyes with Merrow across the compartment.</w:t>
      </w:r>
      <w:r w:rsidRPr="00F61F2E">
        <w:rPr>
          <w:rFonts w:eastAsia="Times New Roman" w:cstheme="minorHAnsi"/>
          <w:kern w:val="0"/>
          <w:sz w:val="24"/>
          <w:szCs w:val="24"/>
          <w14:ligatures w14:val="none"/>
        </w:rPr>
        <w:br/>
        <w:t>For a fraction of a second, everything else fell away.</w:t>
      </w:r>
      <w:r w:rsidRPr="00F61F2E">
        <w:rPr>
          <w:rFonts w:eastAsia="Times New Roman" w:cstheme="minorHAnsi"/>
          <w:kern w:val="0"/>
          <w:sz w:val="24"/>
          <w:szCs w:val="24"/>
          <w14:ligatures w14:val="none"/>
        </w:rPr>
        <w:br/>
        <w:t>“Do it,” Mosby whispered. Not loud. Not brave. Certain.</w:t>
      </w:r>
      <w:r w:rsidRPr="00F61F2E">
        <w:rPr>
          <w:rFonts w:eastAsia="Times New Roman" w:cstheme="minorHAnsi"/>
          <w:kern w:val="0"/>
          <w:sz w:val="24"/>
          <w:szCs w:val="24"/>
          <w14:ligatures w14:val="none"/>
        </w:rPr>
        <w:br/>
        <w:t>Merrow understood.</w:t>
      </w:r>
    </w:p>
    <w:p w14:paraId="154E6829"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The room narrowed. Not from fear. From focus. From something lining itself up inside the walls.</w:t>
      </w:r>
    </w:p>
    <w:p w14:paraId="7BFE9B1F"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Mosby leaned forward despite the medic’s grip.</w:t>
      </w:r>
      <w:r w:rsidRPr="00F61F2E">
        <w:rPr>
          <w:rFonts w:eastAsia="Times New Roman" w:cstheme="minorHAnsi"/>
          <w:kern w:val="0"/>
          <w:sz w:val="24"/>
          <w:szCs w:val="24"/>
          <w14:ligatures w14:val="none"/>
        </w:rPr>
        <w:br/>
        <w:t>Merrow took a single step.</w:t>
      </w:r>
    </w:p>
    <w:p w14:paraId="7191F73C"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And Sael stepped between them.</w:t>
      </w:r>
      <w:r w:rsidRPr="00F61F2E">
        <w:rPr>
          <w:rFonts w:eastAsia="Times New Roman" w:cstheme="minorHAnsi"/>
          <w:kern w:val="0"/>
          <w:sz w:val="24"/>
          <w:szCs w:val="24"/>
          <w14:ligatures w14:val="none"/>
        </w:rPr>
        <w:br/>
        <w:t>Not dramatic.</w:t>
      </w:r>
      <w:r w:rsidRPr="00F61F2E">
        <w:rPr>
          <w:rFonts w:eastAsia="Times New Roman" w:cstheme="minorHAnsi"/>
          <w:kern w:val="0"/>
          <w:sz w:val="24"/>
          <w:szCs w:val="24"/>
          <w14:ligatures w14:val="none"/>
        </w:rPr>
        <w:br/>
        <w:t>Not frantic.</w:t>
      </w:r>
      <w:r w:rsidRPr="00F61F2E">
        <w:rPr>
          <w:rFonts w:eastAsia="Times New Roman" w:cstheme="minorHAnsi"/>
          <w:kern w:val="0"/>
          <w:sz w:val="24"/>
          <w:szCs w:val="24"/>
          <w14:ligatures w14:val="none"/>
        </w:rPr>
        <w:br/>
        <w:t>Just precise. The way a trained woman steps into a doorway when she has decided nobody is passing.</w:t>
      </w:r>
    </w:p>
    <w:p w14:paraId="07C6A61F"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Her shoulder intercepted Merrow’s line of sight. Her hand pressed flat against Mosby’s chest, forcing him back against the medic’s support.</w:t>
      </w:r>
      <w:r w:rsidRPr="00F61F2E">
        <w:rPr>
          <w:rFonts w:eastAsia="Times New Roman" w:cstheme="minorHAnsi"/>
          <w:kern w:val="0"/>
          <w:sz w:val="24"/>
          <w:szCs w:val="24"/>
          <w14:ligatures w14:val="none"/>
        </w:rPr>
        <w:br/>
        <w:t>“Enough,” she said quietly.</w:t>
      </w:r>
    </w:p>
    <w:p w14:paraId="6ADFA756"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Their eyes met — Mosby’s and hers.</w:t>
      </w:r>
      <w:r w:rsidRPr="00F61F2E">
        <w:rPr>
          <w:rFonts w:eastAsia="Times New Roman" w:cstheme="minorHAnsi"/>
          <w:kern w:val="0"/>
          <w:sz w:val="24"/>
          <w:szCs w:val="24"/>
          <w14:ligatures w14:val="none"/>
        </w:rPr>
        <w:br/>
        <w:t>Not anger.</w:t>
      </w:r>
      <w:r w:rsidRPr="00F61F2E">
        <w:rPr>
          <w:rFonts w:eastAsia="Times New Roman" w:cstheme="minorHAnsi"/>
          <w:kern w:val="0"/>
          <w:sz w:val="24"/>
          <w:szCs w:val="24"/>
          <w14:ligatures w14:val="none"/>
        </w:rPr>
        <w:br/>
        <w:t>Finality. The kind that comes after you’ve rehearsed it alone in your head and stopped pretending there was a third option.</w:t>
      </w:r>
    </w:p>
    <w:p w14:paraId="2123714D"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“You don’t get to gamble with this,” she said. “Not with lives you can’t count.”</w:t>
      </w:r>
    </w:p>
    <w:p w14:paraId="67BE4F8B"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The moment fractured.</w:t>
      </w:r>
      <w:r w:rsidRPr="00F61F2E">
        <w:rPr>
          <w:rFonts w:eastAsia="Times New Roman" w:cstheme="minorHAnsi"/>
          <w:kern w:val="0"/>
          <w:sz w:val="24"/>
          <w:szCs w:val="24"/>
          <w14:ligatures w14:val="none"/>
        </w:rPr>
        <w:br/>
        <w:t>The Marines moved in, tightening separation.</w:t>
      </w:r>
      <w:r w:rsidRPr="00F61F2E">
        <w:rPr>
          <w:rFonts w:eastAsia="Times New Roman" w:cstheme="minorHAnsi"/>
          <w:kern w:val="0"/>
          <w:sz w:val="24"/>
          <w:szCs w:val="24"/>
          <w14:ligatures w14:val="none"/>
        </w:rPr>
        <w:br/>
        <w:t>Merrow’s gaze slipped away from Mosby.</w:t>
      </w:r>
      <w:r w:rsidRPr="00F61F2E">
        <w:rPr>
          <w:rFonts w:eastAsia="Times New Roman" w:cstheme="minorHAnsi"/>
          <w:kern w:val="0"/>
          <w:sz w:val="24"/>
          <w:szCs w:val="24"/>
          <w14:ligatures w14:val="none"/>
        </w:rPr>
        <w:br/>
        <w:t>The window closed. Like a hatch dogged down from the outside.</w:t>
      </w:r>
    </w:p>
    <w:p w14:paraId="0AFE66A9" w14:textId="30A1826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“Secure him,” the squad leader ordered.</w:t>
      </w:r>
      <w:r w:rsidRPr="00F61F2E">
        <w:rPr>
          <w:rFonts w:eastAsia="Times New Roman" w:cstheme="minorHAnsi"/>
          <w:kern w:val="0"/>
          <w:sz w:val="24"/>
          <w:szCs w:val="24"/>
          <w14:ligatures w14:val="none"/>
        </w:rPr>
        <w:br/>
        <w:t>Containment cuffs slid over Merrow’s wrists</w:t>
      </w:r>
      <w:r w:rsidR="00B00DE1" w:rsidRPr="00303D85">
        <w:rPr>
          <w:rFonts w:eastAsia="Times New Roman" w:cstheme="minorHAnsi"/>
          <w:kern w:val="0"/>
          <w:sz w:val="24"/>
          <w:szCs w:val="24"/>
          <w14:ligatures w14:val="none"/>
        </w:rPr>
        <w:t>,</w:t>
      </w:r>
      <w:r w:rsidRPr="00F61F2E">
        <w:rPr>
          <w:rFonts w:eastAsia="Times New Roman" w:cstheme="minorHAnsi"/>
          <w:kern w:val="0"/>
          <w:sz w:val="24"/>
          <w:szCs w:val="24"/>
          <w14:ligatures w14:val="none"/>
        </w:rPr>
        <w:t xml:space="preserve"> thin bands with embedded sensors that drank his pulse and wrote it down.</w:t>
      </w:r>
      <w:r w:rsidRPr="00F61F2E">
        <w:rPr>
          <w:rFonts w:eastAsia="Times New Roman" w:cstheme="minorHAnsi"/>
          <w:kern w:val="0"/>
          <w:sz w:val="24"/>
          <w:szCs w:val="24"/>
          <w14:ligatures w14:val="none"/>
        </w:rPr>
        <w:br/>
        <w:t>“Anomalous host confirmed,” the Marine said. “Transfer vector contained.”</w:t>
      </w:r>
    </w:p>
    <w:p w14:paraId="5CB508BB"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Sael exhaled. A small release. A victory with no joy in it.</w:t>
      </w:r>
    </w:p>
    <w:p w14:paraId="281CD5A3"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lastRenderedPageBreak/>
        <w:t>Mosby sagged as the medics maneuvered him toward the corridor.</w:t>
      </w:r>
      <w:r w:rsidRPr="00F61F2E">
        <w:rPr>
          <w:rFonts w:eastAsia="Times New Roman" w:cstheme="minorHAnsi"/>
          <w:kern w:val="0"/>
          <w:sz w:val="24"/>
          <w:szCs w:val="24"/>
          <w14:ligatures w14:val="none"/>
        </w:rPr>
        <w:br/>
        <w:t>“Captain,” one medic said firmly, “you need surgery. Now.”</w:t>
      </w:r>
    </w:p>
    <w:p w14:paraId="753C90AC"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The flow of bodies began.</w:t>
      </w:r>
      <w:r w:rsidRPr="00F61F2E">
        <w:rPr>
          <w:rFonts w:eastAsia="Times New Roman" w:cstheme="minorHAnsi"/>
          <w:kern w:val="0"/>
          <w:sz w:val="24"/>
          <w:szCs w:val="24"/>
          <w14:ligatures w14:val="none"/>
        </w:rPr>
        <w:br/>
        <w:t>Marines escorting Merrow toward containment.</w:t>
      </w:r>
      <w:r w:rsidRPr="00F61F2E">
        <w:rPr>
          <w:rFonts w:eastAsia="Times New Roman" w:cstheme="minorHAnsi"/>
          <w:kern w:val="0"/>
          <w:sz w:val="24"/>
          <w:szCs w:val="24"/>
          <w14:ligatures w14:val="none"/>
        </w:rPr>
        <w:br/>
        <w:t>Medics guiding Mosby toward the medical wing.</w:t>
      </w:r>
      <w:r w:rsidRPr="00F61F2E">
        <w:rPr>
          <w:rFonts w:eastAsia="Times New Roman" w:cstheme="minorHAnsi"/>
          <w:kern w:val="0"/>
          <w:sz w:val="24"/>
          <w:szCs w:val="24"/>
          <w14:ligatures w14:val="none"/>
        </w:rPr>
        <w:br/>
      </w:r>
      <w:proofErr w:type="spellStart"/>
      <w:r w:rsidRPr="00F61F2E">
        <w:rPr>
          <w:rFonts w:eastAsia="Times New Roman" w:cstheme="minorHAnsi"/>
          <w:kern w:val="0"/>
          <w:sz w:val="24"/>
          <w:szCs w:val="24"/>
          <w14:ligatures w14:val="none"/>
        </w:rPr>
        <w:t>Thalean</w:t>
      </w:r>
      <w:proofErr w:type="spellEnd"/>
      <w:r w:rsidRPr="00F61F2E">
        <w:rPr>
          <w:rFonts w:eastAsia="Times New Roman" w:cstheme="minorHAnsi"/>
          <w:kern w:val="0"/>
          <w:sz w:val="24"/>
          <w:szCs w:val="24"/>
          <w14:ligatures w14:val="none"/>
        </w:rPr>
        <w:t xml:space="preserve"> observers recording everything. Data first. People second.</w:t>
      </w:r>
    </w:p>
    <w:p w14:paraId="2F871B1C"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Ted remained near the rear of the formation.</w:t>
      </w:r>
      <w:r w:rsidRPr="00F61F2E">
        <w:rPr>
          <w:rFonts w:eastAsia="Times New Roman" w:cstheme="minorHAnsi"/>
          <w:kern w:val="0"/>
          <w:sz w:val="24"/>
          <w:szCs w:val="24"/>
          <w14:ligatures w14:val="none"/>
        </w:rPr>
        <w:br/>
        <w:t>Unthreatening.</w:t>
      </w:r>
      <w:r w:rsidRPr="00F61F2E">
        <w:rPr>
          <w:rFonts w:eastAsia="Times New Roman" w:cstheme="minorHAnsi"/>
          <w:kern w:val="0"/>
          <w:sz w:val="24"/>
          <w:szCs w:val="24"/>
          <w14:ligatures w14:val="none"/>
        </w:rPr>
        <w:br/>
        <w:t>Overlooked.</w:t>
      </w:r>
    </w:p>
    <w:p w14:paraId="6D27C820"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Merrow stumbled once as they cleared the ramp into the larger hangar bay.</w:t>
      </w:r>
      <w:r w:rsidRPr="00F61F2E">
        <w:rPr>
          <w:rFonts w:eastAsia="Times New Roman" w:cstheme="minorHAnsi"/>
          <w:kern w:val="0"/>
          <w:sz w:val="24"/>
          <w:szCs w:val="24"/>
          <w14:ligatures w14:val="none"/>
        </w:rPr>
        <w:br/>
        <w:t>Not dramatic — just a misstep on uneven plating.</w:t>
      </w:r>
      <w:r w:rsidRPr="00F61F2E">
        <w:rPr>
          <w:rFonts w:eastAsia="Times New Roman" w:cstheme="minorHAnsi"/>
          <w:kern w:val="0"/>
          <w:sz w:val="24"/>
          <w:szCs w:val="24"/>
          <w14:ligatures w14:val="none"/>
        </w:rPr>
        <w:br/>
        <w:t>Ted reacted before thought.</w:t>
      </w:r>
      <w:r w:rsidRPr="00F61F2E">
        <w:rPr>
          <w:rFonts w:eastAsia="Times New Roman" w:cstheme="minorHAnsi"/>
          <w:kern w:val="0"/>
          <w:sz w:val="24"/>
          <w:szCs w:val="24"/>
          <w14:ligatures w14:val="none"/>
        </w:rPr>
        <w:br/>
        <w:t>He stepped forward and caught him by the elbow.</w:t>
      </w:r>
      <w:r w:rsidRPr="00F61F2E">
        <w:rPr>
          <w:rFonts w:eastAsia="Times New Roman" w:cstheme="minorHAnsi"/>
          <w:kern w:val="0"/>
          <w:sz w:val="24"/>
          <w:szCs w:val="24"/>
          <w14:ligatures w14:val="none"/>
        </w:rPr>
        <w:br/>
        <w:t>Human.</w:t>
      </w:r>
      <w:r w:rsidRPr="00F61F2E">
        <w:rPr>
          <w:rFonts w:eastAsia="Times New Roman" w:cstheme="minorHAnsi"/>
          <w:kern w:val="0"/>
          <w:sz w:val="24"/>
          <w:szCs w:val="24"/>
          <w14:ligatures w14:val="none"/>
        </w:rPr>
        <w:br/>
        <w:t>Instinctive.</w:t>
      </w:r>
      <w:r w:rsidRPr="00F61F2E">
        <w:rPr>
          <w:rFonts w:eastAsia="Times New Roman" w:cstheme="minorHAnsi"/>
          <w:kern w:val="0"/>
          <w:sz w:val="24"/>
          <w:szCs w:val="24"/>
          <w14:ligatures w14:val="none"/>
        </w:rPr>
        <w:br/>
        <w:t>Support.</w:t>
      </w:r>
    </w:p>
    <w:p w14:paraId="2A35745A"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Merrow’s hand closed reflexively around Ted’s forearm to steady himself.</w:t>
      </w:r>
      <w:r w:rsidRPr="00F61F2E">
        <w:rPr>
          <w:rFonts w:eastAsia="Times New Roman" w:cstheme="minorHAnsi"/>
          <w:kern w:val="0"/>
          <w:sz w:val="24"/>
          <w:szCs w:val="24"/>
          <w14:ligatures w14:val="none"/>
        </w:rPr>
        <w:br/>
        <w:t>Skin to skin.</w:t>
      </w:r>
      <w:r w:rsidRPr="00F61F2E">
        <w:rPr>
          <w:rFonts w:eastAsia="Times New Roman" w:cstheme="minorHAnsi"/>
          <w:kern w:val="0"/>
          <w:sz w:val="24"/>
          <w:szCs w:val="24"/>
          <w14:ligatures w14:val="none"/>
        </w:rPr>
        <w:br/>
        <w:t>No one reacted.</w:t>
      </w:r>
      <w:r w:rsidRPr="00F61F2E">
        <w:rPr>
          <w:rFonts w:eastAsia="Times New Roman" w:cstheme="minorHAnsi"/>
          <w:kern w:val="0"/>
          <w:sz w:val="24"/>
          <w:szCs w:val="24"/>
          <w14:ligatures w14:val="none"/>
        </w:rPr>
        <w:br/>
        <w:t>The Marines were watching posture, spacing, threat vectors.</w:t>
      </w:r>
      <w:r w:rsidRPr="00F61F2E">
        <w:rPr>
          <w:rFonts w:eastAsia="Times New Roman" w:cstheme="minorHAnsi"/>
          <w:kern w:val="0"/>
          <w:sz w:val="24"/>
          <w:szCs w:val="24"/>
          <w14:ligatures w14:val="none"/>
        </w:rPr>
        <w:br/>
        <w:t>Not kindness.</w:t>
      </w:r>
    </w:p>
    <w:p w14:paraId="5FBD7CEE"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For a single heartbeat, the world went very quiet.</w:t>
      </w:r>
      <w:r w:rsidRPr="00F61F2E">
        <w:rPr>
          <w:rFonts w:eastAsia="Times New Roman" w:cstheme="minorHAnsi"/>
          <w:kern w:val="0"/>
          <w:sz w:val="24"/>
          <w:szCs w:val="24"/>
          <w14:ligatures w14:val="none"/>
        </w:rPr>
        <w:br/>
        <w:t>Ted felt—</w:t>
      </w:r>
      <w:r w:rsidRPr="00F61F2E">
        <w:rPr>
          <w:rFonts w:eastAsia="Times New Roman" w:cstheme="minorHAnsi"/>
          <w:kern w:val="0"/>
          <w:sz w:val="24"/>
          <w:szCs w:val="24"/>
          <w14:ligatures w14:val="none"/>
        </w:rPr>
        <w:br/>
        <w:t>Not intrusion.</w:t>
      </w:r>
      <w:r w:rsidRPr="00F61F2E">
        <w:rPr>
          <w:rFonts w:eastAsia="Times New Roman" w:cstheme="minorHAnsi"/>
          <w:kern w:val="0"/>
          <w:sz w:val="24"/>
          <w:szCs w:val="24"/>
          <w14:ligatures w14:val="none"/>
        </w:rPr>
        <w:br/>
        <w:t>Alignment.</w:t>
      </w:r>
      <w:r w:rsidRPr="00F61F2E">
        <w:rPr>
          <w:rFonts w:eastAsia="Times New Roman" w:cstheme="minorHAnsi"/>
          <w:kern w:val="0"/>
          <w:sz w:val="24"/>
          <w:szCs w:val="24"/>
          <w14:ligatures w14:val="none"/>
        </w:rPr>
        <w:br/>
        <w:t>The low, constant turbulence of his mind smoothed into still water.</w:t>
      </w:r>
      <w:r w:rsidRPr="00F61F2E">
        <w:rPr>
          <w:rFonts w:eastAsia="Times New Roman" w:cstheme="minorHAnsi"/>
          <w:kern w:val="0"/>
          <w:sz w:val="24"/>
          <w:szCs w:val="24"/>
          <w14:ligatures w14:val="none"/>
        </w:rPr>
        <w:br/>
        <w:t>Calculations did not vanish.</w:t>
      </w:r>
      <w:r w:rsidRPr="00F61F2E">
        <w:rPr>
          <w:rFonts w:eastAsia="Times New Roman" w:cstheme="minorHAnsi"/>
          <w:kern w:val="0"/>
          <w:sz w:val="24"/>
          <w:szCs w:val="24"/>
          <w14:ligatures w14:val="none"/>
        </w:rPr>
        <w:br/>
        <w:t>They ordered.</w:t>
      </w:r>
      <w:r w:rsidRPr="00F61F2E">
        <w:rPr>
          <w:rFonts w:eastAsia="Times New Roman" w:cstheme="minorHAnsi"/>
          <w:kern w:val="0"/>
          <w:sz w:val="24"/>
          <w:szCs w:val="24"/>
          <w14:ligatures w14:val="none"/>
        </w:rPr>
        <w:br/>
        <w:t>Noise did not disappear.</w:t>
      </w:r>
      <w:r w:rsidRPr="00F61F2E">
        <w:rPr>
          <w:rFonts w:eastAsia="Times New Roman" w:cstheme="minorHAnsi"/>
          <w:kern w:val="0"/>
          <w:sz w:val="24"/>
          <w:szCs w:val="24"/>
          <w14:ligatures w14:val="none"/>
        </w:rPr>
        <w:br/>
        <w:t>It harmonized.</w:t>
      </w:r>
      <w:r w:rsidRPr="00F61F2E">
        <w:rPr>
          <w:rFonts w:eastAsia="Times New Roman" w:cstheme="minorHAnsi"/>
          <w:kern w:val="0"/>
          <w:sz w:val="24"/>
          <w:szCs w:val="24"/>
          <w14:ligatures w14:val="none"/>
        </w:rPr>
        <w:br/>
        <w:t>He did not hear a voice.</w:t>
      </w:r>
      <w:r w:rsidRPr="00F61F2E">
        <w:rPr>
          <w:rFonts w:eastAsia="Times New Roman" w:cstheme="minorHAnsi"/>
          <w:kern w:val="0"/>
          <w:sz w:val="24"/>
          <w:szCs w:val="24"/>
          <w14:ligatures w14:val="none"/>
        </w:rPr>
        <w:br/>
        <w:t>He did not see light.</w:t>
      </w:r>
      <w:r w:rsidRPr="00F61F2E">
        <w:rPr>
          <w:rFonts w:eastAsia="Times New Roman" w:cstheme="minorHAnsi"/>
          <w:kern w:val="0"/>
          <w:sz w:val="24"/>
          <w:szCs w:val="24"/>
          <w14:ligatures w14:val="none"/>
        </w:rPr>
        <w:br/>
        <w:t>He simply understood. As if a crowded room had stopped talking all at once, and every face had turned the same direction.</w:t>
      </w:r>
    </w:p>
    <w:p w14:paraId="036EA74F"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Merrow’s grip loosened.</w:t>
      </w:r>
      <w:r w:rsidRPr="00F61F2E">
        <w:rPr>
          <w:rFonts w:eastAsia="Times New Roman" w:cstheme="minorHAnsi"/>
          <w:kern w:val="0"/>
          <w:sz w:val="24"/>
          <w:szCs w:val="24"/>
          <w14:ligatures w14:val="none"/>
        </w:rPr>
        <w:br/>
        <w:t>The weight behind his eyes lifted. The tiredness that had lived there—years of it—slid away like a coat finally shrugged off.</w:t>
      </w:r>
    </w:p>
    <w:p w14:paraId="471523F1"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lastRenderedPageBreak/>
        <w:t>He looked at Ted — really looked at him — and something like relief crossed his face.</w:t>
      </w:r>
      <w:r w:rsidRPr="00F61F2E">
        <w:rPr>
          <w:rFonts w:eastAsia="Times New Roman" w:cstheme="minorHAnsi"/>
          <w:kern w:val="0"/>
          <w:sz w:val="24"/>
          <w:szCs w:val="24"/>
          <w14:ligatures w14:val="none"/>
        </w:rPr>
        <w:br/>
        <w:t>“Yes,” Merrow whispered. Not triumph. Not warning. Confirmation.</w:t>
      </w:r>
      <w:r w:rsidRPr="00F61F2E">
        <w:rPr>
          <w:rFonts w:eastAsia="Times New Roman" w:cstheme="minorHAnsi"/>
          <w:kern w:val="0"/>
          <w:sz w:val="24"/>
          <w:szCs w:val="24"/>
          <w14:ligatures w14:val="none"/>
        </w:rPr>
        <w:br/>
        <w:t>A Marine tugged him forward.</w:t>
      </w:r>
      <w:r w:rsidRPr="00F61F2E">
        <w:rPr>
          <w:rFonts w:eastAsia="Times New Roman" w:cstheme="minorHAnsi"/>
          <w:kern w:val="0"/>
          <w:sz w:val="24"/>
          <w:szCs w:val="24"/>
          <w14:ligatures w14:val="none"/>
        </w:rPr>
        <w:br/>
        <w:t>“Move.”</w:t>
      </w:r>
    </w:p>
    <w:p w14:paraId="1110AEC5"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The formation resumed.</w:t>
      </w:r>
      <w:r w:rsidRPr="00F61F2E">
        <w:rPr>
          <w:rFonts w:eastAsia="Times New Roman" w:cstheme="minorHAnsi"/>
          <w:kern w:val="0"/>
          <w:sz w:val="24"/>
          <w:szCs w:val="24"/>
          <w14:ligatures w14:val="none"/>
        </w:rPr>
        <w:br/>
        <w:t>Sael fell into step beside the containment team, eyes forward. She didn’t look back because she didn’t trust what she might see if she did.</w:t>
      </w:r>
      <w:r w:rsidRPr="00F61F2E">
        <w:rPr>
          <w:rFonts w:eastAsia="Times New Roman" w:cstheme="minorHAnsi"/>
          <w:kern w:val="0"/>
          <w:sz w:val="24"/>
          <w:szCs w:val="24"/>
          <w14:ligatures w14:val="none"/>
        </w:rPr>
        <w:br/>
        <w:t>Merrow did not look back.</w:t>
      </w:r>
    </w:p>
    <w:p w14:paraId="480D635A"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Mosby was wheeled in the opposite direction, guarded but conscious.</w:t>
      </w:r>
      <w:r w:rsidRPr="00F61F2E">
        <w:rPr>
          <w:rFonts w:eastAsia="Times New Roman" w:cstheme="minorHAnsi"/>
          <w:kern w:val="0"/>
          <w:sz w:val="24"/>
          <w:szCs w:val="24"/>
          <w14:ligatures w14:val="none"/>
        </w:rPr>
        <w:br/>
        <w:t>His gaze found Ted across the hangar floor.</w:t>
      </w:r>
      <w:r w:rsidRPr="00F61F2E">
        <w:rPr>
          <w:rFonts w:eastAsia="Times New Roman" w:cstheme="minorHAnsi"/>
          <w:kern w:val="0"/>
          <w:sz w:val="24"/>
          <w:szCs w:val="24"/>
          <w14:ligatures w14:val="none"/>
        </w:rPr>
        <w:br/>
        <w:t>For a moment, something in Ted’s expression gave nothing away.</w:t>
      </w:r>
      <w:r w:rsidRPr="00F61F2E">
        <w:rPr>
          <w:rFonts w:eastAsia="Times New Roman" w:cstheme="minorHAnsi"/>
          <w:kern w:val="0"/>
          <w:sz w:val="24"/>
          <w:szCs w:val="24"/>
          <w14:ligatures w14:val="none"/>
        </w:rPr>
        <w:br/>
        <w:t>No triumph.</w:t>
      </w:r>
      <w:r w:rsidRPr="00F61F2E">
        <w:rPr>
          <w:rFonts w:eastAsia="Times New Roman" w:cstheme="minorHAnsi"/>
          <w:kern w:val="0"/>
          <w:sz w:val="24"/>
          <w:szCs w:val="24"/>
          <w14:ligatures w14:val="none"/>
        </w:rPr>
        <w:br/>
        <w:t>No revelation.</w:t>
      </w:r>
      <w:r w:rsidRPr="00F61F2E">
        <w:rPr>
          <w:rFonts w:eastAsia="Times New Roman" w:cstheme="minorHAnsi"/>
          <w:kern w:val="0"/>
          <w:sz w:val="24"/>
          <w:szCs w:val="24"/>
          <w14:ligatures w14:val="none"/>
        </w:rPr>
        <w:br/>
        <w:t>Just quiet. The wrong kind of quiet. The kind that means a decision has already been made somewhere deeper than speech.</w:t>
      </w:r>
    </w:p>
    <w:p w14:paraId="44A95ED8"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Mosby saw it.</w:t>
      </w:r>
      <w:r w:rsidRPr="00F61F2E">
        <w:rPr>
          <w:rFonts w:eastAsia="Times New Roman" w:cstheme="minorHAnsi"/>
          <w:kern w:val="0"/>
          <w:sz w:val="24"/>
          <w:szCs w:val="24"/>
          <w14:ligatures w14:val="none"/>
        </w:rPr>
        <w:br/>
        <w:t>Understood.</w:t>
      </w:r>
      <w:r w:rsidRPr="00F61F2E">
        <w:rPr>
          <w:rFonts w:eastAsia="Times New Roman" w:cstheme="minorHAnsi"/>
          <w:kern w:val="0"/>
          <w:sz w:val="24"/>
          <w:szCs w:val="24"/>
          <w14:ligatures w14:val="none"/>
        </w:rPr>
        <w:br/>
        <w:t>Barely.</w:t>
      </w:r>
      <w:r w:rsidRPr="00F61F2E">
        <w:rPr>
          <w:rFonts w:eastAsia="Times New Roman" w:cstheme="minorHAnsi"/>
          <w:kern w:val="0"/>
          <w:sz w:val="24"/>
          <w:szCs w:val="24"/>
          <w14:ligatures w14:val="none"/>
        </w:rPr>
        <w:br/>
        <w:t>Then the medics pushed him through double doors toward surgical intake.</w:t>
      </w:r>
    </w:p>
    <w:p w14:paraId="30A85491"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Marines escorted Merrow toward a sealed security corridor.</w:t>
      </w:r>
      <w:r w:rsidRPr="00F61F2E">
        <w:rPr>
          <w:rFonts w:eastAsia="Times New Roman" w:cstheme="minorHAnsi"/>
          <w:kern w:val="0"/>
          <w:sz w:val="24"/>
          <w:szCs w:val="24"/>
          <w14:ligatures w14:val="none"/>
        </w:rPr>
        <w:br/>
        <w:t>Sael walked with them.</w:t>
      </w:r>
      <w:r w:rsidRPr="00F61F2E">
        <w:rPr>
          <w:rFonts w:eastAsia="Times New Roman" w:cstheme="minorHAnsi"/>
          <w:kern w:val="0"/>
          <w:sz w:val="24"/>
          <w:szCs w:val="24"/>
          <w14:ligatures w14:val="none"/>
        </w:rPr>
        <w:br/>
        <w:t>The hangar noise swelled — engines, shouted commands, metallic clatter.</w:t>
      </w:r>
    </w:p>
    <w:p w14:paraId="44C11F2F"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Ted remained where he was for half a second too long. Long enough to feel the new stillness settle into place like ballast.</w:t>
      </w:r>
      <w:r w:rsidRPr="00F61F2E">
        <w:rPr>
          <w:rFonts w:eastAsia="Times New Roman" w:cstheme="minorHAnsi"/>
          <w:kern w:val="0"/>
          <w:sz w:val="24"/>
          <w:szCs w:val="24"/>
          <w14:ligatures w14:val="none"/>
        </w:rPr>
        <w:br/>
        <w:t>Then he adjusted his jacket, nodded once to a passing technician, and drifted into the general flow of personnel.</w:t>
      </w:r>
      <w:r w:rsidRPr="00F61F2E">
        <w:rPr>
          <w:rFonts w:eastAsia="Times New Roman" w:cstheme="minorHAnsi"/>
          <w:kern w:val="0"/>
          <w:sz w:val="24"/>
          <w:szCs w:val="24"/>
          <w14:ligatures w14:val="none"/>
        </w:rPr>
        <w:br/>
        <w:t>No escort.</w:t>
      </w:r>
      <w:r w:rsidRPr="00F61F2E">
        <w:rPr>
          <w:rFonts w:eastAsia="Times New Roman" w:cstheme="minorHAnsi"/>
          <w:kern w:val="0"/>
          <w:sz w:val="24"/>
          <w:szCs w:val="24"/>
          <w14:ligatures w14:val="none"/>
        </w:rPr>
        <w:br/>
        <w:t>No alarms.</w:t>
      </w:r>
      <w:r w:rsidRPr="00F61F2E">
        <w:rPr>
          <w:rFonts w:eastAsia="Times New Roman" w:cstheme="minorHAnsi"/>
          <w:kern w:val="0"/>
          <w:sz w:val="24"/>
          <w:szCs w:val="24"/>
          <w14:ligatures w14:val="none"/>
        </w:rPr>
        <w:br/>
        <w:t>Just another engineer from a damaged trader. A man with grease under his nails and nobody’s attention.</w:t>
      </w:r>
    </w:p>
    <w:p w14:paraId="3FD6261E" w14:textId="77777777"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r w:rsidRPr="00F61F2E">
        <w:rPr>
          <w:rFonts w:eastAsia="Times New Roman" w:cstheme="minorHAnsi"/>
          <w:kern w:val="0"/>
          <w:sz w:val="24"/>
          <w:szCs w:val="24"/>
          <w14:ligatures w14:val="none"/>
        </w:rPr>
        <w:t>Inside him, something ancient and immeasurably patient settled.</w:t>
      </w:r>
      <w:r w:rsidRPr="00F61F2E">
        <w:rPr>
          <w:rFonts w:eastAsia="Times New Roman" w:cstheme="minorHAnsi"/>
          <w:kern w:val="0"/>
          <w:sz w:val="24"/>
          <w:szCs w:val="24"/>
          <w14:ligatures w14:val="none"/>
        </w:rPr>
        <w:br/>
        <w:t>Not dominant.</w:t>
      </w:r>
      <w:r w:rsidRPr="00F61F2E">
        <w:rPr>
          <w:rFonts w:eastAsia="Times New Roman" w:cstheme="minorHAnsi"/>
          <w:kern w:val="0"/>
          <w:sz w:val="24"/>
          <w:szCs w:val="24"/>
          <w14:ligatures w14:val="none"/>
        </w:rPr>
        <w:br/>
        <w:t>Not loud.</w:t>
      </w:r>
      <w:r w:rsidRPr="00F61F2E">
        <w:rPr>
          <w:rFonts w:eastAsia="Times New Roman" w:cstheme="minorHAnsi"/>
          <w:kern w:val="0"/>
          <w:sz w:val="24"/>
          <w:szCs w:val="24"/>
          <w14:ligatures w14:val="none"/>
        </w:rPr>
        <w:br/>
        <w:t>Present. A hand resting on a lever, not pulling—yet.</w:t>
      </w:r>
    </w:p>
    <w:p w14:paraId="7110AE6C" w14:textId="77777777" w:rsidR="00B00DE1" w:rsidRPr="00303D85" w:rsidRDefault="00F61F2E" w:rsidP="00B00DE1">
      <w:pPr>
        <w:rPr>
          <w:rFonts w:cstheme="minorHAnsi"/>
          <w:sz w:val="24"/>
          <w:szCs w:val="24"/>
          <w14:ligatures w14:val="none"/>
        </w:rPr>
      </w:pPr>
      <w:r w:rsidRPr="00F61F2E">
        <w:rPr>
          <w:rFonts w:eastAsia="Times New Roman" w:cstheme="minorHAnsi"/>
          <w:kern w:val="0"/>
          <w:sz w:val="24"/>
          <w:szCs w:val="24"/>
          <w14:ligatures w14:val="none"/>
        </w:rPr>
        <w:t>The Farther Star sat silent in Bay Three, scarred and empty.</w:t>
      </w:r>
      <w:r w:rsidRPr="00F61F2E">
        <w:rPr>
          <w:rFonts w:eastAsia="Times New Roman" w:cstheme="minorHAnsi"/>
          <w:kern w:val="0"/>
          <w:sz w:val="24"/>
          <w:szCs w:val="24"/>
          <w14:ligatures w14:val="none"/>
        </w:rPr>
        <w:br/>
        <w:t xml:space="preserve">Above </w:t>
      </w:r>
      <w:proofErr w:type="spellStart"/>
      <w:r w:rsidRPr="00F61F2E">
        <w:rPr>
          <w:rFonts w:eastAsia="Times New Roman" w:cstheme="minorHAnsi"/>
          <w:kern w:val="0"/>
          <w:sz w:val="24"/>
          <w:szCs w:val="24"/>
          <w14:ligatures w14:val="none"/>
        </w:rPr>
        <w:t>Dawnreach</w:t>
      </w:r>
      <w:proofErr w:type="spellEnd"/>
      <w:r w:rsidRPr="00F61F2E">
        <w:rPr>
          <w:rFonts w:eastAsia="Times New Roman" w:cstheme="minorHAnsi"/>
          <w:kern w:val="0"/>
          <w:sz w:val="24"/>
          <w:szCs w:val="24"/>
          <w14:ligatures w14:val="none"/>
        </w:rPr>
        <w:t>, the broken gate glimmered against the dark.</w:t>
      </w:r>
      <w:r w:rsidRPr="00F61F2E">
        <w:rPr>
          <w:rFonts w:eastAsia="Times New Roman" w:cstheme="minorHAnsi"/>
          <w:kern w:val="0"/>
          <w:sz w:val="24"/>
          <w:szCs w:val="24"/>
          <w14:ligatures w14:val="none"/>
        </w:rPr>
        <w:br/>
        <w:t xml:space="preserve">And somewhere in the controlled chaos of recovery operations, the Caretaker changed hosts </w:t>
      </w:r>
      <w:r w:rsidRPr="00F61F2E">
        <w:rPr>
          <w:rFonts w:eastAsia="Times New Roman" w:cstheme="minorHAnsi"/>
          <w:kern w:val="0"/>
          <w:sz w:val="24"/>
          <w:szCs w:val="24"/>
          <w14:ligatures w14:val="none"/>
        </w:rPr>
        <w:lastRenderedPageBreak/>
        <w:t>without anyone noticing at all. Except the one person who would notice too late.</w:t>
      </w:r>
      <w:r w:rsidR="00B00DE1" w:rsidRPr="00303D85">
        <w:rPr>
          <w:rFonts w:eastAsia="Times New Roman" w:cstheme="minorHAnsi"/>
          <w:kern w:val="0"/>
          <w:sz w:val="24"/>
          <w:szCs w:val="24"/>
          <w14:ligatures w14:val="none"/>
        </w:rPr>
        <w:br/>
      </w:r>
      <w:r w:rsidR="00B00DE1" w:rsidRPr="00303D85">
        <w:rPr>
          <w:rFonts w:eastAsia="Times New Roman" w:cstheme="minorHAnsi"/>
          <w:kern w:val="0"/>
          <w:sz w:val="24"/>
          <w:szCs w:val="24"/>
          <w14:ligatures w14:val="none"/>
        </w:rPr>
        <w:br/>
      </w:r>
      <w:r w:rsidR="00B00DE1" w:rsidRPr="00303D85">
        <w:rPr>
          <w:rFonts w:eastAsia="Times New Roman" w:cstheme="minorHAnsi"/>
          <w:kern w:val="0"/>
          <w:sz w:val="24"/>
          <w:szCs w:val="24"/>
          <w14:ligatures w14:val="none"/>
        </w:rPr>
        <w:br/>
      </w:r>
      <w:r w:rsidR="00B00DE1" w:rsidRPr="00303D85">
        <w:rPr>
          <w:rFonts w:cstheme="minorHAnsi"/>
          <w:sz w:val="24"/>
          <w:szCs w:val="24"/>
          <w14:ligatures w14:val="none"/>
        </w:rPr>
        <w:t>The containment corridor doors sealed behind Merrow with a hydraulic sigh.</w:t>
      </w:r>
    </w:p>
    <w:p w14:paraId="280050AF"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Sael walked beside the Marines as they escorted him toward the secure wing — posture straight, expression controlled, mind already assembling the next sequence of protocol.</w:t>
      </w:r>
    </w:p>
    <w:p w14:paraId="2F240F5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“Primary isolation chamber prepared,” a Solarian officer reported over internal comms. “Neural dampening grid active.”</w:t>
      </w:r>
    </w:p>
    <w:p w14:paraId="156D0DD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“Good,” Sael replied. “Full-spectrum scan on entry.”</w:t>
      </w:r>
    </w:p>
    <w:p w14:paraId="13B8C26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Merrow did not resist.</w:t>
      </w:r>
    </w:p>
    <w:p w14:paraId="3206C65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did not speak.</w:t>
      </w:r>
    </w:p>
    <w:p w14:paraId="48F3675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That bothered her more than argument would have.</w:t>
      </w:r>
    </w:p>
    <w:p w14:paraId="3CD08B3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They reached the chamber — a cylindrical room lined with layered sensor arrays and suppression emitters. The door irised open. White light washed across Merrow’s face.</w:t>
      </w:r>
    </w:p>
    <w:p w14:paraId="27797434"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“Step inside,” the Marine ordered.</w:t>
      </w:r>
    </w:p>
    <w:p w14:paraId="796BC3B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Merrow did.</w:t>
      </w:r>
    </w:p>
    <w:p w14:paraId="363FE84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door sealed.</w:t>
      </w:r>
    </w:p>
    <w:p w14:paraId="4CBE801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scanners activated.</w:t>
      </w:r>
    </w:p>
    <w:p w14:paraId="4345218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 low harmonic hum filled the corridor.</w:t>
      </w:r>
    </w:p>
    <w:p w14:paraId="4E24788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Sael folded her hands behind her back and waited.</w:t>
      </w:r>
    </w:p>
    <w:p w14:paraId="6830EB9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Amber.</w:t>
      </w:r>
    </w:p>
    <w:p w14:paraId="37CB1F87"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expected amber.</w:t>
      </w:r>
    </w:p>
    <w:p w14:paraId="06855ACF"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Instead—</w:t>
      </w:r>
    </w:p>
    <w:p w14:paraId="44F965BB"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Green.</w:t>
      </w:r>
    </w:p>
    <w:p w14:paraId="2EC0890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Solarian technician frowned at his display.</w:t>
      </w:r>
    </w:p>
    <w:p w14:paraId="2B56BAE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lastRenderedPageBreak/>
        <w:t>“Run it again,” Sael said.</w:t>
      </w:r>
    </w:p>
    <w:p w14:paraId="394DCB9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scan cycled.</w:t>
      </w:r>
    </w:p>
    <w:p w14:paraId="78887A94"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Green.</w:t>
      </w:r>
    </w:p>
    <w:p w14:paraId="26D38357"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 deeper sweep engaged — cortical mapping, synaptic variance patterning, probabilistic deviation modeling.</w:t>
      </w:r>
    </w:p>
    <w:p w14:paraId="1B6278F3"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Green.</w:t>
      </w:r>
    </w:p>
    <w:p w14:paraId="2BC6BBAD"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“Expand threshold tolerance,” she said.</w:t>
      </w:r>
    </w:p>
    <w:p w14:paraId="021A9493"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technician complied.</w:t>
      </w:r>
    </w:p>
    <w:p w14:paraId="50C26BC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Nothing.</w:t>
      </w:r>
    </w:p>
    <w:p w14:paraId="4DAD5064"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“Consular,” he said carefully, “there is no anomalous signature present.”</w:t>
      </w:r>
    </w:p>
    <w:p w14:paraId="0CF1E56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Sael felt the first hairline fracture open inside her certainty.</w:t>
      </w:r>
    </w:p>
    <w:p w14:paraId="36FB129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“That’s not possible,” she said.</w:t>
      </w:r>
    </w:p>
    <w:p w14:paraId="5904E0B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“Neural activity is within baseline variance for age and cognitive profile,” the technician replied. “Elevated stress markers. No foreign pattern intrusion.”</w:t>
      </w:r>
    </w:p>
    <w:p w14:paraId="2B2E306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Inside the chamber, Merrow met her eyes through the glass.</w:t>
      </w:r>
    </w:p>
    <w:p w14:paraId="26041B1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looked… lighter.</w:t>
      </w:r>
    </w:p>
    <w:p w14:paraId="069101C1"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stepped closer to the barrier.</w:t>
      </w:r>
    </w:p>
    <w:p w14:paraId="03FCF0E7"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“When,” she asked quietly, “did you feel it leave.”</w:t>
      </w:r>
    </w:p>
    <w:p w14:paraId="19B292B4"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Merrow tilted his head slightly.</w:t>
      </w:r>
    </w:p>
    <w:p w14:paraId="72B2D37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“Before the Marines touched me,” he said.</w:t>
      </w:r>
    </w:p>
    <w:p w14:paraId="516842EB"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Her pulse thudded once in her throat.</w:t>
      </w:r>
    </w:p>
    <w:p w14:paraId="27DC096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“Explain.”</w:t>
      </w:r>
    </w:p>
    <w:p w14:paraId="3F61EB6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did not smile.</w:t>
      </w:r>
    </w:p>
    <w:p w14:paraId="2A904AE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“You stepped between me and Captain Mosby,” he said gently. “The path closed.”</w:t>
      </w:r>
    </w:p>
    <w:p w14:paraId="7C961EC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lastRenderedPageBreak/>
        <w:t>Her stomach dropped.</w:t>
      </w:r>
    </w:p>
    <w:p w14:paraId="2627FEE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“It waited,” he continued. “For the next opening.”</w:t>
      </w:r>
    </w:p>
    <w:p w14:paraId="676BB851"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Sael’s mind raced backward through the sequence.</w:t>
      </w:r>
    </w:p>
    <w:p w14:paraId="2A8ADCAF"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ramp.</w:t>
      </w:r>
    </w:p>
    <w:p w14:paraId="2C40F693"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stumble.</w:t>
      </w:r>
    </w:p>
    <w:p w14:paraId="5340267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Ted.</w:t>
      </w:r>
    </w:p>
    <w:p w14:paraId="5F0F8A0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Her breath stilled.</w:t>
      </w:r>
    </w:p>
    <w:p w14:paraId="34CD754B"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ramp.</w:t>
      </w:r>
      <w:r w:rsidRPr="00B00DE1">
        <w:rPr>
          <w:rFonts w:eastAsia="Times New Roman" w:cstheme="minorHAnsi"/>
          <w:kern w:val="0"/>
          <w:sz w:val="24"/>
          <w:szCs w:val="24"/>
          <w14:ligatures w14:val="none"/>
        </w:rPr>
        <w:br/>
        <w:t>The stumble.</w:t>
      </w:r>
      <w:r w:rsidRPr="00B00DE1">
        <w:rPr>
          <w:rFonts w:eastAsia="Times New Roman" w:cstheme="minorHAnsi"/>
          <w:kern w:val="0"/>
          <w:sz w:val="24"/>
          <w:szCs w:val="24"/>
          <w14:ligatures w14:val="none"/>
        </w:rPr>
        <w:br/>
        <w:t>Ted’s hand closing around Merrow’s forearm.</w:t>
      </w:r>
    </w:p>
    <w:p w14:paraId="4919801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Not ambition.</w:t>
      </w:r>
      <w:r w:rsidRPr="00B00DE1">
        <w:rPr>
          <w:rFonts w:eastAsia="Times New Roman" w:cstheme="minorHAnsi"/>
          <w:kern w:val="0"/>
          <w:sz w:val="24"/>
          <w:szCs w:val="24"/>
          <w14:ligatures w14:val="none"/>
        </w:rPr>
        <w:br/>
        <w:t>Not intent.</w:t>
      </w:r>
      <w:r w:rsidRPr="00B00DE1">
        <w:rPr>
          <w:rFonts w:eastAsia="Times New Roman" w:cstheme="minorHAnsi"/>
          <w:kern w:val="0"/>
          <w:sz w:val="24"/>
          <w:szCs w:val="24"/>
          <w14:ligatures w14:val="none"/>
        </w:rPr>
        <w:br/>
        <w:t>Reflex.</w:t>
      </w:r>
    </w:p>
    <w:p w14:paraId="72547F0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did not need the technician to confirm it.</w:t>
      </w:r>
    </w:p>
    <w:p w14:paraId="2E9AD723"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did not need the portable scan.</w:t>
      </w:r>
    </w:p>
    <w:p w14:paraId="053C233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knew.</w:t>
      </w:r>
    </w:p>
    <w:p w14:paraId="6F1FFC73"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would never reach for it.</w:t>
      </w:r>
      <w:r w:rsidRPr="00B00DE1">
        <w:rPr>
          <w:rFonts w:eastAsia="Times New Roman" w:cstheme="minorHAnsi"/>
          <w:kern w:val="0"/>
          <w:sz w:val="24"/>
          <w:szCs w:val="24"/>
          <w14:ligatures w14:val="none"/>
        </w:rPr>
        <w:br/>
        <w:t>Which meant it would choose him.</w:t>
      </w:r>
    </w:p>
    <w:p w14:paraId="3924B134"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Her throat tightened — not with fear.</w:t>
      </w:r>
    </w:p>
    <w:p w14:paraId="4FAEE13F"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With understanding.</w:t>
      </w:r>
    </w:p>
    <w:p w14:paraId="0304011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Across the glass, Merrow watched her assemble the answer.</w:t>
      </w:r>
    </w:p>
    <w:p w14:paraId="4BA967C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“Yes,” he said softly.</w:t>
      </w:r>
    </w:p>
    <w:p w14:paraId="3CFE1FA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word was not triumph.</w:t>
      </w:r>
    </w:p>
    <w:p w14:paraId="7C10E73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It was acknowledgment.</w:t>
      </w:r>
    </w:p>
    <w:p w14:paraId="2F820C02"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straightened by habit.</w:t>
      </w:r>
    </w:p>
    <w:p w14:paraId="2B136E0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lastRenderedPageBreak/>
        <w:t>Protocol reasserting itself like armor sliding back into place.</w:t>
      </w:r>
    </w:p>
    <w:p w14:paraId="237129C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“Locate Engineer Ted Var,” she said evenly.</w:t>
      </w:r>
    </w:p>
    <w:p w14:paraId="475CC7A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 comm burst crackled in response. A pause. A second voice.</w:t>
      </w:r>
    </w:p>
    <w:p w14:paraId="4D6538E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“He’s in general hangar traffic, Consular. No escort assigned.”</w:t>
      </w:r>
    </w:p>
    <w:p w14:paraId="3F43BAF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Of course not.</w:t>
      </w:r>
    </w:p>
    <w:p w14:paraId="2468B4E1"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would not look different.</w:t>
      </w:r>
      <w:r w:rsidRPr="00B00DE1">
        <w:rPr>
          <w:rFonts w:eastAsia="Times New Roman" w:cstheme="minorHAnsi"/>
          <w:kern w:val="0"/>
          <w:sz w:val="24"/>
          <w:szCs w:val="24"/>
          <w14:ligatures w14:val="none"/>
        </w:rPr>
        <w:br/>
        <w:t>He would not announce himself.</w:t>
      </w:r>
      <w:r w:rsidRPr="00B00DE1">
        <w:rPr>
          <w:rFonts w:eastAsia="Times New Roman" w:cstheme="minorHAnsi"/>
          <w:kern w:val="0"/>
          <w:sz w:val="24"/>
          <w:szCs w:val="24"/>
          <w14:ligatures w14:val="none"/>
        </w:rPr>
        <w:br/>
        <w:t>He would not even know how different he now was.</w:t>
      </w:r>
    </w:p>
    <w:p w14:paraId="5FEFEE1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“Bring him to secondary screening,” she ordered.</w:t>
      </w:r>
    </w:p>
    <w:p w14:paraId="128D8D6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But even as she said it, she understood what the technician did not.</w:t>
      </w:r>
    </w:p>
    <w:p w14:paraId="5B754502"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They would scan him.</w:t>
      </w:r>
    </w:p>
    <w:p w14:paraId="3CE55337"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They would see variance.</w:t>
      </w:r>
    </w:p>
    <w:p w14:paraId="44B637A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They would see irregularity.</w:t>
      </w:r>
    </w:p>
    <w:p w14:paraId="1D80DC61"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They would not see the thing itself.</w:t>
      </w:r>
    </w:p>
    <w:p w14:paraId="7393344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Because it did not reside like a parasite.</w:t>
      </w:r>
    </w:p>
    <w:p w14:paraId="7148723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It aligned.</w:t>
      </w:r>
    </w:p>
    <w:p w14:paraId="035352B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Her gaze drifted back to Merrow.</w:t>
      </w:r>
    </w:p>
    <w:p w14:paraId="2E993E7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“You knew,” she said.</w:t>
      </w:r>
    </w:p>
    <w:p w14:paraId="47FE9BC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 suspected,” he corrected gently. “It prefers minds that do not seek it.”</w:t>
      </w:r>
    </w:p>
    <w:p w14:paraId="0DABCAE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Her jaw tightened.</w:t>
      </w:r>
    </w:p>
    <w:p w14:paraId="1294126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 did not seek it.”</w:t>
      </w:r>
    </w:p>
    <w:p w14:paraId="5592D761"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Merrow held her eyes.</w:t>
      </w:r>
    </w:p>
    <w:p w14:paraId="7D5D758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 he said softly. “You prepared to command it.”</w:t>
      </w:r>
    </w:p>
    <w:p w14:paraId="0572E5AF"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words landed clean.</w:t>
      </w:r>
    </w:p>
    <w:p w14:paraId="23E2270B"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lastRenderedPageBreak/>
        <w:t>And there it was.</w:t>
      </w:r>
    </w:p>
    <w:p w14:paraId="36009AE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Not the Caretaker.</w:t>
      </w:r>
    </w:p>
    <w:p w14:paraId="504260F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truth.</w:t>
      </w:r>
    </w:p>
    <w:p w14:paraId="1D8E923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had told herself it was stewardship.</w:t>
      </w:r>
    </w:p>
    <w:p w14:paraId="018B069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Responsibility.</w:t>
      </w:r>
    </w:p>
    <w:p w14:paraId="4D88AFD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Oversight.</w:t>
      </w:r>
    </w:p>
    <w:p w14:paraId="0FCD9A0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But beneath that — deeper than doctrine, deeper than training — was something far smaller and far older.</w:t>
      </w:r>
    </w:p>
    <w:p w14:paraId="5D9BC1B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Fourth daughter.</w:t>
      </w:r>
      <w:r w:rsidRPr="00B00DE1">
        <w:rPr>
          <w:rFonts w:eastAsia="Times New Roman" w:cstheme="minorHAnsi"/>
          <w:kern w:val="0"/>
          <w:sz w:val="24"/>
          <w:szCs w:val="24"/>
          <w14:ligatures w14:val="none"/>
        </w:rPr>
        <w:br/>
        <w:t>Fourth voice.</w:t>
      </w:r>
      <w:r w:rsidRPr="00B00DE1">
        <w:rPr>
          <w:rFonts w:eastAsia="Times New Roman" w:cstheme="minorHAnsi"/>
          <w:kern w:val="0"/>
          <w:sz w:val="24"/>
          <w:szCs w:val="24"/>
          <w14:ligatures w14:val="none"/>
        </w:rPr>
        <w:br/>
        <w:t>Fourth priority.</w:t>
      </w:r>
    </w:p>
    <w:p w14:paraId="3B63268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Always almost enough.</w:t>
      </w:r>
    </w:p>
    <w:p w14:paraId="65CADB5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Always almost chosen.</w:t>
      </w:r>
    </w:p>
    <w:p w14:paraId="324D9CE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Caretaker had not refused her authority.</w:t>
      </w:r>
    </w:p>
    <w:p w14:paraId="668A27C2"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It had refused her certainty.</w:t>
      </w:r>
    </w:p>
    <w:p w14:paraId="5D241A63"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Behind her, boots moved. Orders flowed. Systems hummed.</w:t>
      </w:r>
    </w:p>
    <w:p w14:paraId="4D152ACB"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world continued, indifferent.</w:t>
      </w:r>
    </w:p>
    <w:p w14:paraId="40179DFD"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watched Merrow through the glass — a man lighter now, unburdened.</w:t>
      </w:r>
    </w:p>
    <w:p w14:paraId="6514D07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And she understood something else.</w:t>
      </w:r>
    </w:p>
    <w:p w14:paraId="6A8F6CF4"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Ted would not try to use it.</w:t>
      </w:r>
    </w:p>
    <w:p w14:paraId="1B53BE2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would not try to steer it.</w:t>
      </w:r>
    </w:p>
    <w:p w14:paraId="76B2E57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would not try to become more.</w:t>
      </w:r>
    </w:p>
    <w:p w14:paraId="481AC7E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Which meant—</w:t>
      </w:r>
    </w:p>
    <w:p w14:paraId="46739427"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would become more.</w:t>
      </w:r>
    </w:p>
    <w:p w14:paraId="5B076E9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lastRenderedPageBreak/>
        <w:t>And with that realization came the second cut.</w:t>
      </w:r>
    </w:p>
    <w:p w14:paraId="472A6934"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Mosby.</w:t>
      </w:r>
    </w:p>
    <w:p w14:paraId="4112BB4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had looked at her on the ramp — not as an officer, not as a liaison, not as a rival.</w:t>
      </w:r>
    </w:p>
    <w:p w14:paraId="06A71592"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As someone he might have trusted.</w:t>
      </w:r>
    </w:p>
    <w:p w14:paraId="52F32ACD"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had stepped between him and that choice.</w:t>
      </w:r>
    </w:p>
    <w:p w14:paraId="55BDCD1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Between him and risk.</w:t>
      </w:r>
    </w:p>
    <w:p w14:paraId="6D72DF2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Between him and faith.</w:t>
      </w:r>
    </w:p>
    <w:p w14:paraId="6AE79A2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Now Ted carried the thing she had tried to seize.</w:t>
      </w:r>
    </w:p>
    <w:p w14:paraId="5212CDC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And Mosby would know.</w:t>
      </w:r>
    </w:p>
    <w:p w14:paraId="366CF08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 would see it the way he always saw everything that mattered.</w:t>
      </w:r>
    </w:p>
    <w:p w14:paraId="0C5475D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And when he did—</w:t>
      </w:r>
    </w:p>
    <w:p w14:paraId="1F386F53"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would not be standing beside him.</w:t>
      </w:r>
    </w:p>
    <w:p w14:paraId="531396E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Not as equal.</w:t>
      </w:r>
    </w:p>
    <w:p w14:paraId="3191B86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Not as partner.</w:t>
      </w:r>
    </w:p>
    <w:p w14:paraId="3E5CD52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Not as anything he could lean on.</w:t>
      </w:r>
    </w:p>
    <w:p w14:paraId="0A6A5C24"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The technician spoke again, tentative.</w:t>
      </w:r>
    </w:p>
    <w:p w14:paraId="2D5D872E"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“Consular? Orders?”</w:t>
      </w:r>
    </w:p>
    <w:p w14:paraId="7817A8B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did not answer immediately.</w:t>
      </w:r>
    </w:p>
    <w:p w14:paraId="3EB0F08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She watched the green light on the containment display.</w:t>
      </w:r>
    </w:p>
    <w:p w14:paraId="2508B97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Steady.</w:t>
      </w:r>
    </w:p>
    <w:p w14:paraId="5AC01A8B"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Empty.</w:t>
      </w:r>
    </w:p>
    <w:p w14:paraId="16C71A32"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Her chance to be something larger than her designation — larger than lineage, larger than rank — had passed through the smallest possible opening.</w:t>
      </w:r>
    </w:p>
    <w:p w14:paraId="6F449F84"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lastRenderedPageBreak/>
        <w:t>A stumble.</w:t>
      </w:r>
    </w:p>
    <w:p w14:paraId="36A8835D"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 hand.</w:t>
      </w:r>
    </w:p>
    <w:p w14:paraId="79C45CB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 heartbeat.</w:t>
      </w:r>
    </w:p>
    <w:p w14:paraId="7D26328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And she had closed the wrong door.</w:t>
      </w:r>
    </w:p>
    <w:p w14:paraId="3D6D085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Sael drew one slow breath.</w:t>
      </w:r>
    </w:p>
    <w:p w14:paraId="1AE59400"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“Continue standard containment protocol,” she said at last.</w:t>
      </w:r>
    </w:p>
    <w:p w14:paraId="746B85C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Her voice did not break.</w:t>
      </w:r>
    </w:p>
    <w:p w14:paraId="5BF85C4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It did not waver.</w:t>
      </w:r>
    </w:p>
    <w:p w14:paraId="61F96EDA"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But something inside it had shifted — not certainty lost.</w:t>
      </w:r>
    </w:p>
    <w:p w14:paraId="391E9795"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Certainty wounded.</w:t>
      </w:r>
    </w:p>
    <w:p w14:paraId="65AA08AB"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Behind her, in the vast recovery hangar, Ted moved unescorted through controlled chaos.</w:t>
      </w:r>
    </w:p>
    <w:p w14:paraId="471B644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Unremarkable.</w:t>
      </w:r>
    </w:p>
    <w:p w14:paraId="00E3080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Unflagged.</w:t>
      </w:r>
    </w:p>
    <w:p w14:paraId="20B7E7A3"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Inside him, something ancient and immeasurably patient had settled.</w:t>
      </w:r>
    </w:p>
    <w:p w14:paraId="4A3E0BB1"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Not dominant.</w:t>
      </w:r>
    </w:p>
    <w:p w14:paraId="49536279"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Not loud.</w:t>
      </w:r>
    </w:p>
    <w:p w14:paraId="1EF5A3F6"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Present.</w:t>
      </w:r>
    </w:p>
    <w:p w14:paraId="509FCC57"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And by the time Sael understood fully what had been chosen—</w:t>
      </w:r>
    </w:p>
    <w:p w14:paraId="1D6EF362"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It was no longer her choice to make.</w:t>
      </w:r>
    </w:p>
    <w:p w14:paraId="447BBEE8"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Nor, she realized with quiet finality—</w:t>
      </w:r>
    </w:p>
    <w:p w14:paraId="5A57AEFC" w14:textId="77777777" w:rsidR="00B00DE1" w:rsidRPr="00B00DE1" w:rsidRDefault="00B00DE1" w:rsidP="00B00DE1">
      <w:pPr>
        <w:spacing w:before="100" w:beforeAutospacing="1" w:after="100" w:afterAutospacing="1" w:line="240" w:lineRule="auto"/>
        <w:rPr>
          <w:rFonts w:eastAsia="Times New Roman" w:cstheme="minorHAnsi"/>
          <w:kern w:val="0"/>
          <w:sz w:val="24"/>
          <w:szCs w:val="24"/>
          <w14:ligatures w14:val="none"/>
        </w:rPr>
      </w:pPr>
      <w:r w:rsidRPr="00B00DE1">
        <w:rPr>
          <w:rFonts w:eastAsia="Times New Roman" w:cstheme="minorHAnsi"/>
          <w:kern w:val="0"/>
          <w:sz w:val="24"/>
          <w:szCs w:val="24"/>
          <w14:ligatures w14:val="none"/>
        </w:rPr>
        <w:t>Was Mosby’s.</w:t>
      </w:r>
    </w:p>
    <w:p w14:paraId="158110C9" w14:textId="722E10BE" w:rsidR="00F61F2E" w:rsidRPr="00F61F2E" w:rsidRDefault="00F61F2E" w:rsidP="00F61F2E">
      <w:pPr>
        <w:spacing w:before="100" w:beforeAutospacing="1" w:after="100" w:afterAutospacing="1" w:line="240" w:lineRule="auto"/>
        <w:rPr>
          <w:rFonts w:eastAsia="Times New Roman" w:cstheme="minorHAnsi"/>
          <w:kern w:val="0"/>
          <w:sz w:val="24"/>
          <w:szCs w:val="24"/>
          <w14:ligatures w14:val="none"/>
        </w:rPr>
      </w:pPr>
    </w:p>
    <w:p w14:paraId="584E4B17" w14:textId="77777777" w:rsidR="00A750AF" w:rsidRPr="00303D85" w:rsidRDefault="00A750AF" w:rsidP="00976EFE">
      <w:pPr>
        <w:spacing w:before="100" w:beforeAutospacing="1" w:after="100" w:afterAutospacing="1" w:line="240" w:lineRule="auto"/>
        <w:rPr>
          <w:rFonts w:cstheme="minorHAnsi"/>
          <w:sz w:val="24"/>
          <w:szCs w:val="24"/>
        </w:rPr>
      </w:pPr>
    </w:p>
    <w:p w14:paraId="39416702" w14:textId="77777777" w:rsidR="00C50DEF" w:rsidRPr="00303D85" w:rsidRDefault="00C50DEF">
      <w:pPr>
        <w:rPr>
          <w:rFonts w:cstheme="minorHAnsi"/>
          <w:sz w:val="24"/>
          <w:szCs w:val="24"/>
        </w:rPr>
      </w:pPr>
      <w:r w:rsidRPr="00303D85">
        <w:rPr>
          <w:rFonts w:cstheme="minorHAnsi"/>
          <w:sz w:val="24"/>
          <w:szCs w:val="24"/>
        </w:rPr>
        <w:lastRenderedPageBreak/>
        <w:br w:type="page"/>
      </w:r>
    </w:p>
    <w:p w14:paraId="7AB2A52B" w14:textId="20D8C6F3" w:rsidR="00C50DEF" w:rsidRPr="00303D85" w:rsidRDefault="00C50DEF" w:rsidP="00574108">
      <w:pPr>
        <w:spacing w:before="100" w:beforeAutospacing="1" w:after="100" w:afterAutospacing="1" w:line="240" w:lineRule="auto"/>
        <w:rPr>
          <w:rFonts w:cstheme="minorHAnsi"/>
          <w:sz w:val="24"/>
          <w:szCs w:val="24"/>
        </w:rPr>
      </w:pPr>
      <w:r w:rsidRPr="00303D85">
        <w:rPr>
          <w:rFonts w:cstheme="minorHAnsi"/>
          <w:sz w:val="24"/>
          <w:szCs w:val="24"/>
        </w:rPr>
        <w:lastRenderedPageBreak/>
        <w:t>Chapter</w:t>
      </w:r>
    </w:p>
    <w:p w14:paraId="009A809C" w14:textId="1D199D42"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 xml:space="preserve">The </w:t>
      </w:r>
      <w:proofErr w:type="spellStart"/>
      <w:r w:rsidRPr="00574108">
        <w:rPr>
          <w:rFonts w:cstheme="minorHAnsi"/>
          <w:sz w:val="24"/>
          <w:szCs w:val="24"/>
        </w:rPr>
        <w:t>medbay</w:t>
      </w:r>
      <w:proofErr w:type="spellEnd"/>
      <w:r w:rsidRPr="00574108">
        <w:rPr>
          <w:rFonts w:cstheme="minorHAnsi"/>
          <w:sz w:val="24"/>
          <w:szCs w:val="24"/>
        </w:rPr>
        <w:t xml:space="preserve"> lights dimmed toward evening cycle.</w:t>
      </w:r>
    </w:p>
    <w:p w14:paraId="4244816A"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They had run the scans twice.</w:t>
      </w:r>
    </w:p>
    <w:p w14:paraId="5925A7CF"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Neural activity stable. No residual foreign signatures. No anomalous field response.</w:t>
      </w:r>
    </w:p>
    <w:p w14:paraId="14A38F83"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 physician signed off without commentary.</w:t>
      </w:r>
    </w:p>
    <w:p w14:paraId="61C549DD"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“You’re cleared for limited mobility,” she said. “Try not to encounter anything cosmological for at least forty-eight hours.”</w:t>
      </w:r>
    </w:p>
    <w:p w14:paraId="68AF82BE"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Mosby swung his legs off the edge of the diagnostic table.</w:t>
      </w:r>
    </w:p>
    <w:p w14:paraId="30379C99"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“I’ll make a note.”</w:t>
      </w:r>
    </w:p>
    <w:p w14:paraId="607F70CC"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He was halfway to the door when it opened.</w:t>
      </w:r>
    </w:p>
    <w:p w14:paraId="14172C70"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Two Intelligence officers waited in the corridor. Civilian cut. Neutral expression.</w:t>
      </w:r>
    </w:p>
    <w:p w14:paraId="58106E7F"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“Captain Mosby,” the older one said. “If you’re ambulatory, we’d like a few minutes of your time.”</w:t>
      </w:r>
    </w:p>
    <w:p w14:paraId="096BE59E"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Mosby glanced once toward the observation glass.</w:t>
      </w:r>
    </w:p>
    <w:p w14:paraId="0B548BF5"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Sael stood beyond it, hands folded behind her back.</w:t>
      </w:r>
    </w:p>
    <w:p w14:paraId="4589FA43"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Not summoned.</w:t>
      </w:r>
    </w:p>
    <w:p w14:paraId="5952C863"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Present.</w:t>
      </w:r>
    </w:p>
    <w:p w14:paraId="57DE54F5"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“Figured,” he said.</w:t>
      </w:r>
    </w:p>
    <w:p w14:paraId="076E106D"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They did not escort him.</w:t>
      </w:r>
    </w:p>
    <w:p w14:paraId="2478DBC6"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They walked beside him.</w:t>
      </w:r>
    </w:p>
    <w:p w14:paraId="4B93FAEB"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 corridor hummed with the low thrum of recovery operations — carts moving, distant welders, voices speaking in restrained tones.</w:t>
      </w:r>
    </w:p>
    <w:p w14:paraId="070DE7DC"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No one stared.</w:t>
      </w:r>
    </w:p>
    <w:p w14:paraId="3B849845"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No one needed to.</w:t>
      </w:r>
    </w:p>
    <w:p w14:paraId="68D2757E"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lastRenderedPageBreak/>
        <w:t>The room they led him to was small. Deliberately neutral.</w:t>
      </w:r>
    </w:p>
    <w:p w14:paraId="6CF24839"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A table bolted to the floor.</w:t>
      </w:r>
    </w:p>
    <w:p w14:paraId="25C9B0AA"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Three chairs on one side.</w:t>
      </w:r>
    </w:p>
    <w:p w14:paraId="458B2A45"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One on the other.</w:t>
      </w:r>
    </w:p>
    <w:p w14:paraId="06E181F8"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Sael entered last and took the far seat.</w:t>
      </w:r>
    </w:p>
    <w:p w14:paraId="1443C5F6"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No one introduced anyone.</w:t>
      </w:r>
    </w:p>
    <w:p w14:paraId="070E310F"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 older officer activated his slate.</w:t>
      </w:r>
    </w:p>
    <w:p w14:paraId="467CB2E3"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“For the record,” he said, “this is a procedural post-incident review.”</w:t>
      </w:r>
    </w:p>
    <w:p w14:paraId="38E78F46"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Mosby sat.</w:t>
      </w:r>
    </w:p>
    <w:p w14:paraId="26703DFB"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“I assumed.”</w:t>
      </w:r>
    </w:p>
    <w:p w14:paraId="671B7096"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He had already told it once.</w:t>
      </w:r>
    </w:p>
    <w:p w14:paraId="22BB18F0"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From the beginning.</w:t>
      </w:r>
    </w:p>
    <w:p w14:paraId="7EB87EFC"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Distance. Timing. Field fluctuation. Tone shift. The moment the Caretaker altered course.</w:t>
      </w:r>
    </w:p>
    <w:p w14:paraId="06EC748C"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They had asked him to repeat the sequence again, slower.</w:t>
      </w:r>
    </w:p>
    <w:p w14:paraId="383FE106"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He had.</w:t>
      </w:r>
    </w:p>
    <w:p w14:paraId="05A86592"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Now the questions had narrowed.</w:t>
      </w:r>
    </w:p>
    <w:p w14:paraId="284D42F8"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“You maintain the entity was disengaging,” the older officer said.</w:t>
      </w:r>
    </w:p>
    <w:p w14:paraId="370EEF06"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“Yes.”</w:t>
      </w:r>
    </w:p>
    <w:p w14:paraId="52F4853B"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“And that further engagement would have escalated the interaction.”</w:t>
      </w:r>
    </w:p>
    <w:p w14:paraId="09A8104A"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“Yes.”</w:t>
      </w:r>
    </w:p>
    <w:p w14:paraId="0F8590EC"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“You are certain.”</w:t>
      </w:r>
    </w:p>
    <w:p w14:paraId="12155D64"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“I am.”</w:t>
      </w:r>
    </w:p>
    <w:p w14:paraId="58AC8CE2"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 room was quiet. Controlled. No raised voices. No accusation.</w:t>
      </w:r>
    </w:p>
    <w:p w14:paraId="6EA5A5D9"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lastRenderedPageBreak/>
        <w:t>Just evaluation.</w:t>
      </w:r>
    </w:p>
    <w:p w14:paraId="63D85750"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Sael sat at the end of the table, slate resting untouched in front of her.</w:t>
      </w:r>
    </w:p>
    <w:p w14:paraId="7D9A7E09"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Mosby did not look at her.</w:t>
      </w:r>
    </w:p>
    <w:p w14:paraId="2AE227A4"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“You understand,” the younger officer said, “that the Caretaker represented a strategic opportunity.”</w:t>
      </w:r>
    </w:p>
    <w:p w14:paraId="41178888"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“I understand that’s how you see it.”</w:t>
      </w:r>
    </w:p>
    <w:p w14:paraId="3EDDADF6"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“And you disagree.”</w:t>
      </w:r>
    </w:p>
    <w:p w14:paraId="59678710"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“I assessed what was in front of me.”</w:t>
      </w:r>
    </w:p>
    <w:p w14:paraId="73B562B3"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“That is not what I asked.”</w:t>
      </w:r>
    </w:p>
    <w:p w14:paraId="109870D4"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Mosby held his gaze.</w:t>
      </w:r>
    </w:p>
    <w:p w14:paraId="432D3BF9"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“It wasn’t ours,” he said. “Not to steer.”</w:t>
      </w:r>
    </w:p>
    <w:p w14:paraId="396299D2"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A pause.</w:t>
      </w:r>
    </w:p>
    <w:p w14:paraId="16B3E961"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“You removed variables from coordinated oversight,” the older officer said.</w:t>
      </w:r>
    </w:p>
    <w:p w14:paraId="0F0CEAC9"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“I removed myself from making it worse.”</w:t>
      </w:r>
    </w:p>
    <w:p w14:paraId="7D97CB80"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Silence.</w:t>
      </w:r>
    </w:p>
    <w:p w14:paraId="4366ED54"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“Acceptable losses,” the younger man said mildly. “Sometimes governance requires them.”</w:t>
      </w:r>
    </w:p>
    <w:p w14:paraId="5EAB84DB"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Mosby’s expression did not change.</w:t>
      </w:r>
    </w:p>
    <w:p w14:paraId="7514C17D"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“I don’t accept that phrase.”</w:t>
      </w:r>
    </w:p>
    <w:p w14:paraId="384FC2E2"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Sael’s hand tightened slightly against the edge of the table.</w:t>
      </w:r>
    </w:p>
    <w:p w14:paraId="66F43649"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 older officer folded his hands.</w:t>
      </w:r>
    </w:p>
    <w:p w14:paraId="41D374B9"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“The outcome was stable. We are relieved.”</w:t>
      </w:r>
    </w:p>
    <w:p w14:paraId="6831ADC1"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Another thin word.</w:t>
      </w:r>
    </w:p>
    <w:p w14:paraId="54E3A911"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“Future initiative should align with directive authority.”</w:t>
      </w:r>
    </w:p>
    <w:p w14:paraId="3CD9D6DB"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lastRenderedPageBreak/>
        <w:t>Mosby nodded once.</w:t>
      </w:r>
    </w:p>
    <w:p w14:paraId="0C1455B2"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“Understood.”</w:t>
      </w:r>
    </w:p>
    <w:p w14:paraId="032841BE" w14:textId="77777777" w:rsidR="00574108" w:rsidRPr="00574108" w:rsidRDefault="00574108" w:rsidP="00574108">
      <w:pPr>
        <w:spacing w:before="100" w:beforeAutospacing="1" w:after="100" w:afterAutospacing="1" w:line="240" w:lineRule="auto"/>
        <w:rPr>
          <w:rFonts w:cstheme="minorHAnsi"/>
          <w:sz w:val="24"/>
          <w:szCs w:val="24"/>
        </w:rPr>
      </w:pPr>
      <w:r w:rsidRPr="00574108">
        <w:rPr>
          <w:rFonts w:cstheme="minorHAnsi"/>
          <w:sz w:val="24"/>
          <w:szCs w:val="24"/>
        </w:rPr>
        <w:t>No apology.</w:t>
      </w:r>
      <w:r w:rsidRPr="00574108">
        <w:rPr>
          <w:rFonts w:cstheme="minorHAnsi"/>
          <w:sz w:val="24"/>
          <w:szCs w:val="24"/>
        </w:rPr>
        <w:br/>
        <w:t>No concession.</w:t>
      </w:r>
      <w:r w:rsidRPr="00574108">
        <w:rPr>
          <w:rFonts w:cstheme="minorHAnsi"/>
          <w:sz w:val="24"/>
          <w:szCs w:val="24"/>
        </w:rPr>
        <w:br/>
        <w:t>Just acknowledgment.</w:t>
      </w:r>
    </w:p>
    <w:p w14:paraId="0A76F0FD"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Chairs shifted.</w:t>
      </w:r>
    </w:p>
    <w:p w14:paraId="1007C659"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“You are cleared pending medical release,” the older officer said. “Your vessel remains under restricted repair status.”</w:t>
      </w:r>
    </w:p>
    <w:p w14:paraId="1550ECCC"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 once. “That’s fine.”</w:t>
      </w:r>
    </w:p>
    <w:p w14:paraId="5C9904E1"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officer did not power down his slate.</w:t>
      </w:r>
    </w:p>
    <w:p w14:paraId="755D2379"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“One additional matter,” he said.</w:t>
      </w:r>
    </w:p>
    <w:p w14:paraId="1126BCD7"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waited.</w:t>
      </w:r>
    </w:p>
    <w:p w14:paraId="16273C88"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“Dr. Merrow’s data has been reviewed jointly.”</w:t>
      </w:r>
    </w:p>
    <w:p w14:paraId="7A49D843"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“Jointly,” Mosby repeated.</w:t>
      </w:r>
    </w:p>
    <w:p w14:paraId="7DFA7EA4"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“With our counterparts,” the officer clarified. “Across all primary gate authorities.”</w:t>
      </w:r>
    </w:p>
    <w:p w14:paraId="0DD966F9"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eyes flicked up slightly.</w:t>
      </w:r>
    </w:p>
    <w:p w14:paraId="685008A4"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older man continued.</w:t>
      </w:r>
    </w:p>
    <w:p w14:paraId="61685F88"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compression fragments embedded within select gate nodes have been identified.”</w:t>
      </w:r>
    </w:p>
    <w:p w14:paraId="7C25CA15"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 not move.</w:t>
      </w:r>
    </w:p>
    <w:p w14:paraId="50C67420"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“Selective?”</w:t>
      </w:r>
    </w:p>
    <w:p w14:paraId="6861CA10"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“Nonstandard efficiency modifications introduced under authorized modernization programs,” the officer said evenly. “Those programs have been suspended. Reversals are underway.”</w:t>
      </w:r>
    </w:p>
    <w:p w14:paraId="0A91AADF"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Ted would have appreciated the phrasing.</w:t>
      </w:r>
    </w:p>
    <w:p w14:paraId="1154E570"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kept his expression flat. “How many nodes?”</w:t>
      </w:r>
    </w:p>
    <w:p w14:paraId="00F2A48D"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“Enough.”</w:t>
      </w:r>
    </w:p>
    <w:p w14:paraId="779F64CD"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Silence.</w:t>
      </w:r>
    </w:p>
    <w:p w14:paraId="38EAF36D"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“Additional safeguards are being implemented,” the younger officer added. “Independent harmonic audits. Redundant damping verification. Threshold anomaly alerts outside centralized oversight.”</w:t>
      </w:r>
    </w:p>
    <w:p w14:paraId="288971A5"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“Outside centralized oversight,” Mosby repeated.</w:t>
      </w:r>
    </w:p>
    <w:p w14:paraId="3BD980A3"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lesson was learned,” the older officer said.</w:t>
      </w:r>
    </w:p>
    <w:p w14:paraId="2228C1D0"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quiet one.</w:t>
      </w:r>
    </w:p>
    <w:p w14:paraId="109FFED0"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the public?” Mosby asked.</w:t>
      </w:r>
    </w:p>
    <w:p w14:paraId="64FF3885"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older officer’s gaze did not change.</w:t>
      </w:r>
    </w:p>
    <w:p w14:paraId="2E2820AE"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public will be informed that the Sol collapse resulted from a rare harmonic cascade under extreme traffic density.”</w:t>
      </w:r>
    </w:p>
    <w:p w14:paraId="547A8F4C"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“Which is not untrue,” the younger officer said mildly.</w:t>
      </w:r>
    </w:p>
    <w:p w14:paraId="7CD83983"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is incomplete,” Mosby replied.</w:t>
      </w:r>
    </w:p>
    <w:p w14:paraId="0E234DCE"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thin pause.</w:t>
      </w:r>
    </w:p>
    <w:p w14:paraId="7B6C8B02"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“Full disclosure,” the older officer said, “would destabilize confidence in interstellar infrastructure at a time when continuity is required.”</w:t>
      </w:r>
    </w:p>
    <w:p w14:paraId="0E1DCE41"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jaw tightened almost imperceptibly.</w:t>
      </w:r>
    </w:p>
    <w:p w14:paraId="287E5746"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Ascendents?” Mosby asked.</w:t>
      </w:r>
    </w:p>
    <w:p w14:paraId="11E6F319"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“They are being addressed,” the older officer said.</w:t>
      </w:r>
    </w:p>
    <w:p w14:paraId="6408B150"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“That’s vague.”</w:t>
      </w:r>
    </w:p>
    <w:p w14:paraId="3C8742D9"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is deliberate.”</w:t>
      </w:r>
    </w:p>
    <w:p w14:paraId="2C1C512E"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Another silence.</w:t>
      </w:r>
    </w:p>
    <w:p w14:paraId="55631D16"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“Captain,” the older man continued, “this corrective action proceeds on the assumption that no further proprietary research remains in unauthorized hands.”</w:t>
      </w:r>
    </w:p>
    <w:p w14:paraId="565FCADA"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held his gaze.</w:t>
      </w:r>
    </w:p>
    <w:p w14:paraId="33F602AF"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“It doesn’t,” he said.</w:t>
      </w:r>
    </w:p>
    <w:p w14:paraId="7FD1C637"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“And the intelligence entity?”</w:t>
      </w:r>
    </w:p>
    <w:p w14:paraId="2DAE3999"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did not answer immediately.</w:t>
      </w:r>
    </w:p>
    <w:p w14:paraId="0FE461C0"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“It disengaged,” he said at last.</w:t>
      </w:r>
    </w:p>
    <w:p w14:paraId="4786BAF2"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younger officer studied him carefully.</w:t>
      </w:r>
    </w:p>
    <w:p w14:paraId="16BEB899"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“If it reengages,” he said, “we would appreciate notification.”</w:t>
      </w:r>
    </w:p>
    <w:p w14:paraId="2DBC8187"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“That assumes I’ll recognize it,” Mosby replied.</w:t>
      </w:r>
    </w:p>
    <w:p w14:paraId="33C1D782"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faintest ghost of something almost like amusement crossed the older officer’s expression.</w:t>
      </w:r>
    </w:p>
    <w:p w14:paraId="2E756A4C"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“We suspect you would.”</w:t>
      </w:r>
    </w:p>
    <w:p w14:paraId="697BB7CE"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Silence settled again.</w:t>
      </w:r>
    </w:p>
    <w:p w14:paraId="4A473DA4"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“One final point,” the older officer said. “The specifics of Dr. Merrow’s research, the embedded compression fragments, and any nonhuman influence on the Sol event are classified at the highest level.”</w:t>
      </w:r>
    </w:p>
    <w:p w14:paraId="2A149452"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said nothing.</w:t>
      </w:r>
    </w:p>
    <w:p w14:paraId="728ADC29"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“Public dissemination,” the younger officer added calmly, “would necessitate remedial containment.”</w:t>
      </w:r>
    </w:p>
    <w:p w14:paraId="542D10F2"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There it was.</w:t>
      </w:r>
    </w:p>
    <w:p w14:paraId="5FEFFE16"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a threat.</w:t>
      </w:r>
    </w:p>
    <w:p w14:paraId="14F37A98"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 fact.</w:t>
      </w:r>
    </w:p>
    <w:p w14:paraId="5BB2E292"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Sael’s hand tightened once against the table.</w:t>
      </w:r>
    </w:p>
    <w:p w14:paraId="78AAF492"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Mosby nodded.</w:t>
      </w:r>
    </w:p>
    <w:p w14:paraId="517576B4"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“Understood.”</w:t>
      </w:r>
    </w:p>
    <w:p w14:paraId="2257C65D"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apology.</w:t>
      </w:r>
    </w:p>
    <w:p w14:paraId="1C6191A3"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 promise.</w:t>
      </w:r>
    </w:p>
    <w:p w14:paraId="661CE85D"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lastRenderedPageBreak/>
        <w:t>Just acknowledgment.</w:t>
      </w:r>
    </w:p>
    <w:p w14:paraId="40721051"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The meeting ended without ceremony.</w:t>
      </w:r>
    </w:p>
    <w:p w14:paraId="72E8D26F"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As Mosby stood, he felt Sael’s attention on him.</w:t>
      </w:r>
    </w:p>
    <w:p w14:paraId="68DDD273"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He didn’t turn.</w:t>
      </w:r>
    </w:p>
    <w:p w14:paraId="20DF75CC"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here.</w:t>
      </w:r>
    </w:p>
    <w:p w14:paraId="37B6DBCA" w14:textId="77777777" w:rsidR="00303D85" w:rsidRPr="00303D85" w:rsidRDefault="00303D85" w:rsidP="00303D85">
      <w:pPr>
        <w:spacing w:before="100" w:beforeAutospacing="1" w:after="100" w:afterAutospacing="1" w:line="240" w:lineRule="auto"/>
        <w:rPr>
          <w:rFonts w:eastAsia="Times New Roman" w:cstheme="minorHAnsi"/>
          <w:kern w:val="0"/>
          <w:sz w:val="24"/>
          <w:szCs w:val="24"/>
          <w14:ligatures w14:val="none"/>
        </w:rPr>
      </w:pPr>
      <w:r w:rsidRPr="00303D85">
        <w:rPr>
          <w:rFonts w:eastAsia="Times New Roman" w:cstheme="minorHAnsi"/>
          <w:kern w:val="0"/>
          <w:sz w:val="24"/>
          <w:szCs w:val="24"/>
          <w14:ligatures w14:val="none"/>
        </w:rPr>
        <w:t>Not now.</w:t>
      </w:r>
    </w:p>
    <w:p w14:paraId="7C0F984C" w14:textId="17BD1AC2" w:rsidR="00913BC8" w:rsidRPr="00303D85" w:rsidRDefault="00913BC8">
      <w:pPr>
        <w:rPr>
          <w:rFonts w:cstheme="minorHAnsi"/>
          <w:sz w:val="24"/>
          <w:szCs w:val="24"/>
        </w:rPr>
      </w:pPr>
      <w:r w:rsidRPr="00303D85">
        <w:rPr>
          <w:rFonts w:cstheme="minorHAnsi"/>
          <w:sz w:val="24"/>
          <w:szCs w:val="24"/>
        </w:rPr>
        <w:br w:type="page"/>
      </w:r>
    </w:p>
    <w:p w14:paraId="56E39D8D" w14:textId="766DBFA0" w:rsidR="00756D4E" w:rsidRPr="004B3F43" w:rsidRDefault="00913BC8" w:rsidP="00756D4E">
      <w:pPr>
        <w:rPr>
          <w:rFonts w:cstheme="minorHAnsi"/>
          <w:sz w:val="24"/>
          <w:szCs w:val="24"/>
        </w:rPr>
      </w:pPr>
      <w:r w:rsidRPr="00303D85">
        <w:rPr>
          <w:rFonts w:cstheme="minorHAnsi"/>
          <w:sz w:val="24"/>
          <w:szCs w:val="24"/>
        </w:rPr>
        <w:lastRenderedPageBreak/>
        <w:t>Chapter</w:t>
      </w:r>
      <w:r w:rsidRPr="00303D85">
        <w:rPr>
          <w:rFonts w:cstheme="minorHAnsi"/>
          <w:sz w:val="24"/>
          <w:szCs w:val="24"/>
        </w:rPr>
        <w:br/>
      </w:r>
      <w:r w:rsidR="00756D4E" w:rsidRPr="004B3F43">
        <w:rPr>
          <w:rFonts w:cstheme="minorHAnsi"/>
          <w:sz w:val="24"/>
          <w:szCs w:val="24"/>
        </w:rPr>
        <w:t>They released him just after shift change.</w:t>
      </w:r>
    </w:p>
    <w:p w14:paraId="751FFC6B" w14:textId="77777777" w:rsidR="00756D4E" w:rsidRPr="004B3F43" w:rsidRDefault="00756D4E" w:rsidP="00756D4E">
      <w:pPr>
        <w:rPr>
          <w:rFonts w:cstheme="minorHAnsi"/>
          <w:sz w:val="24"/>
          <w:szCs w:val="24"/>
        </w:rPr>
      </w:pPr>
      <w:r w:rsidRPr="004B3F43">
        <w:rPr>
          <w:rFonts w:cstheme="minorHAnsi"/>
          <w:sz w:val="24"/>
          <w:szCs w:val="24"/>
        </w:rPr>
        <w:t xml:space="preserve">No apology. No ceremony. A </w:t>
      </w:r>
      <w:proofErr w:type="spellStart"/>
      <w:r w:rsidRPr="004B3F43">
        <w:rPr>
          <w:rFonts w:cstheme="minorHAnsi"/>
          <w:sz w:val="24"/>
          <w:szCs w:val="24"/>
        </w:rPr>
        <w:t>datapad</w:t>
      </w:r>
      <w:proofErr w:type="spellEnd"/>
      <w:r w:rsidRPr="004B3F43">
        <w:rPr>
          <w:rFonts w:cstheme="minorHAnsi"/>
          <w:sz w:val="24"/>
          <w:szCs w:val="24"/>
        </w:rPr>
        <w:t xml:space="preserve"> with signatures and a reminder that his vessel remained under restricted repair status pending structural review.</w:t>
      </w:r>
    </w:p>
    <w:p w14:paraId="672378AC" w14:textId="77777777" w:rsidR="00756D4E" w:rsidRPr="004B3F43" w:rsidRDefault="00756D4E" w:rsidP="00756D4E">
      <w:pPr>
        <w:rPr>
          <w:rFonts w:cstheme="minorHAnsi"/>
          <w:sz w:val="24"/>
          <w:szCs w:val="24"/>
        </w:rPr>
      </w:pPr>
      <w:r w:rsidRPr="004B3F43">
        <w:rPr>
          <w:rFonts w:cstheme="minorHAnsi"/>
          <w:sz w:val="24"/>
          <w:szCs w:val="24"/>
        </w:rPr>
        <w:t>He took the lift alone.</w:t>
      </w:r>
    </w:p>
    <w:p w14:paraId="56D95C96" w14:textId="77777777" w:rsidR="00756D4E" w:rsidRPr="004B3F43" w:rsidRDefault="00756D4E" w:rsidP="00756D4E">
      <w:pPr>
        <w:rPr>
          <w:rFonts w:cstheme="minorHAnsi"/>
          <w:sz w:val="24"/>
          <w:szCs w:val="24"/>
        </w:rPr>
      </w:pPr>
      <w:r w:rsidRPr="004B3F43">
        <w:rPr>
          <w:rFonts w:cstheme="minorHAnsi"/>
          <w:sz w:val="24"/>
          <w:szCs w:val="24"/>
        </w:rPr>
        <w:t>The corridor to Drydock Three smelled like scorched insulation and recycled air. Work crews moved around him carrying panels, conduit bundles, plating sections still warm from fabrication.</w:t>
      </w:r>
    </w:p>
    <w:p w14:paraId="6BC1DB3A" w14:textId="77777777" w:rsidR="00756D4E" w:rsidRPr="004B3F43" w:rsidRDefault="00756D4E" w:rsidP="00756D4E">
      <w:pPr>
        <w:rPr>
          <w:rFonts w:cstheme="minorHAnsi"/>
          <w:sz w:val="24"/>
          <w:szCs w:val="24"/>
        </w:rPr>
      </w:pPr>
      <w:r w:rsidRPr="004B3F43">
        <w:rPr>
          <w:rFonts w:cstheme="minorHAnsi"/>
          <w:sz w:val="24"/>
          <w:szCs w:val="24"/>
        </w:rPr>
        <w:t>No one paid him special attention.</w:t>
      </w:r>
    </w:p>
    <w:p w14:paraId="07044020" w14:textId="77777777" w:rsidR="00756D4E" w:rsidRPr="004B3F43" w:rsidRDefault="00756D4E" w:rsidP="00756D4E">
      <w:pPr>
        <w:rPr>
          <w:rFonts w:cstheme="minorHAnsi"/>
          <w:sz w:val="24"/>
          <w:szCs w:val="24"/>
        </w:rPr>
      </w:pPr>
      <w:r w:rsidRPr="004B3F43">
        <w:rPr>
          <w:rFonts w:cstheme="minorHAnsi"/>
          <w:sz w:val="24"/>
          <w:szCs w:val="24"/>
        </w:rPr>
        <w:t>That felt right.</w:t>
      </w:r>
    </w:p>
    <w:p w14:paraId="491CCF6F" w14:textId="77777777" w:rsidR="00756D4E" w:rsidRPr="004B3F43" w:rsidRDefault="00756D4E" w:rsidP="00756D4E">
      <w:pPr>
        <w:rPr>
          <w:rFonts w:cstheme="minorHAnsi"/>
          <w:sz w:val="24"/>
          <w:szCs w:val="24"/>
        </w:rPr>
      </w:pPr>
      <w:r w:rsidRPr="004B3F43">
        <w:rPr>
          <w:rFonts w:cstheme="minorHAnsi"/>
          <w:sz w:val="24"/>
          <w:szCs w:val="24"/>
        </w:rPr>
        <w:t>He knew which bay was his before he saw the designation.</w:t>
      </w:r>
    </w:p>
    <w:p w14:paraId="714EBDEC" w14:textId="77777777" w:rsidR="00756D4E" w:rsidRPr="004B3F43" w:rsidRDefault="00756D4E" w:rsidP="00756D4E">
      <w:pPr>
        <w:rPr>
          <w:rFonts w:cstheme="minorHAnsi"/>
          <w:sz w:val="24"/>
          <w:szCs w:val="24"/>
        </w:rPr>
      </w:pPr>
      <w:r w:rsidRPr="004B3F43">
        <w:rPr>
          <w:rFonts w:cstheme="minorHAnsi"/>
          <w:sz w:val="24"/>
          <w:szCs w:val="24"/>
        </w:rPr>
        <w:t>He felt it.</w:t>
      </w:r>
    </w:p>
    <w:p w14:paraId="74D8F673" w14:textId="77777777" w:rsidR="00756D4E" w:rsidRPr="004B3F43" w:rsidRDefault="00756D4E" w:rsidP="00756D4E">
      <w:pPr>
        <w:rPr>
          <w:rFonts w:cstheme="minorHAnsi"/>
          <w:sz w:val="24"/>
          <w:szCs w:val="24"/>
        </w:rPr>
      </w:pPr>
      <w:r w:rsidRPr="004B3F43">
        <w:rPr>
          <w:rFonts w:cstheme="minorHAnsi"/>
          <w:sz w:val="24"/>
          <w:szCs w:val="24"/>
        </w:rPr>
        <w:t>He rounded the final corner.</w:t>
      </w:r>
    </w:p>
    <w:p w14:paraId="42739363" w14:textId="77777777" w:rsidR="00756D4E" w:rsidRPr="004B3F43" w:rsidRDefault="00756D4E" w:rsidP="00756D4E">
      <w:pPr>
        <w:rPr>
          <w:rFonts w:cstheme="minorHAnsi"/>
          <w:sz w:val="24"/>
          <w:szCs w:val="24"/>
        </w:rPr>
      </w:pPr>
      <w:r w:rsidRPr="004B3F43">
        <w:rPr>
          <w:rFonts w:cstheme="minorHAnsi"/>
          <w:sz w:val="24"/>
          <w:szCs w:val="24"/>
        </w:rPr>
        <w:t>And stopped.</w:t>
      </w:r>
    </w:p>
    <w:p w14:paraId="66EA0F4F" w14:textId="77777777" w:rsidR="00756D4E" w:rsidRPr="004B3F43" w:rsidRDefault="00756D4E" w:rsidP="00756D4E">
      <w:pPr>
        <w:rPr>
          <w:rFonts w:cstheme="minorHAnsi"/>
          <w:sz w:val="24"/>
          <w:szCs w:val="24"/>
        </w:rPr>
      </w:pPr>
      <w:r w:rsidRPr="004B3F43">
        <w:rPr>
          <w:rFonts w:cstheme="minorHAnsi"/>
          <w:sz w:val="24"/>
          <w:szCs w:val="24"/>
        </w:rPr>
        <w:t>Work lights hung from portable gantries, throwing harsh white across the Farther Star’s hull. Every scar showed under that light. Every ripple. Every place the metal had taken something it hadn’t been built for.</w:t>
      </w:r>
    </w:p>
    <w:p w14:paraId="3C5A3B71" w14:textId="77777777" w:rsidR="00756D4E" w:rsidRPr="004B3F43" w:rsidRDefault="00756D4E" w:rsidP="00756D4E">
      <w:pPr>
        <w:rPr>
          <w:rFonts w:cstheme="minorHAnsi"/>
          <w:sz w:val="24"/>
          <w:szCs w:val="24"/>
        </w:rPr>
      </w:pPr>
      <w:r w:rsidRPr="004B3F43">
        <w:rPr>
          <w:rFonts w:cstheme="minorHAnsi"/>
          <w:sz w:val="24"/>
          <w:szCs w:val="24"/>
        </w:rPr>
        <w:t>Mosby stopped ten meters from her.</w:t>
      </w:r>
    </w:p>
    <w:p w14:paraId="6CA72D8C" w14:textId="77777777" w:rsidR="00756D4E" w:rsidRPr="004B3F43" w:rsidRDefault="00756D4E" w:rsidP="00756D4E">
      <w:pPr>
        <w:rPr>
          <w:rFonts w:cstheme="minorHAnsi"/>
          <w:sz w:val="24"/>
          <w:szCs w:val="24"/>
        </w:rPr>
      </w:pPr>
      <w:r w:rsidRPr="004B3F43">
        <w:rPr>
          <w:rFonts w:cstheme="minorHAnsi"/>
          <w:sz w:val="24"/>
          <w:szCs w:val="24"/>
        </w:rPr>
        <w:t>From a distance, she almost looked intact.</w:t>
      </w:r>
    </w:p>
    <w:p w14:paraId="648B4958" w14:textId="77777777" w:rsidR="00756D4E" w:rsidRPr="004B3F43" w:rsidRDefault="00756D4E" w:rsidP="00756D4E">
      <w:pPr>
        <w:rPr>
          <w:rFonts w:cstheme="minorHAnsi"/>
          <w:sz w:val="24"/>
          <w:szCs w:val="24"/>
        </w:rPr>
      </w:pPr>
      <w:r w:rsidRPr="004B3F43">
        <w:rPr>
          <w:rFonts w:cstheme="minorHAnsi"/>
          <w:sz w:val="24"/>
          <w:szCs w:val="24"/>
        </w:rPr>
        <w:t>Up close, she did not.</w:t>
      </w:r>
    </w:p>
    <w:p w14:paraId="4E89ADFA" w14:textId="77777777" w:rsidR="00756D4E" w:rsidRPr="004B3F43" w:rsidRDefault="00756D4E" w:rsidP="00756D4E">
      <w:pPr>
        <w:rPr>
          <w:rFonts w:cstheme="minorHAnsi"/>
          <w:sz w:val="24"/>
          <w:szCs w:val="24"/>
        </w:rPr>
      </w:pPr>
      <w:r w:rsidRPr="004B3F43">
        <w:rPr>
          <w:rFonts w:cstheme="minorHAnsi"/>
          <w:sz w:val="24"/>
          <w:szCs w:val="24"/>
        </w:rPr>
        <w:t>He didn’t take the ramp.</w:t>
      </w:r>
    </w:p>
    <w:p w14:paraId="12E43713" w14:textId="77777777" w:rsidR="00756D4E" w:rsidRPr="004B3F43" w:rsidRDefault="00756D4E" w:rsidP="00756D4E">
      <w:pPr>
        <w:rPr>
          <w:rFonts w:cstheme="minorHAnsi"/>
          <w:sz w:val="24"/>
          <w:szCs w:val="24"/>
        </w:rPr>
      </w:pPr>
      <w:r w:rsidRPr="004B3F43">
        <w:rPr>
          <w:rFonts w:cstheme="minorHAnsi"/>
          <w:sz w:val="24"/>
          <w:szCs w:val="24"/>
        </w:rPr>
        <w:t>He walked around her first.</w:t>
      </w:r>
    </w:p>
    <w:p w14:paraId="582192EA" w14:textId="77777777" w:rsidR="00756D4E" w:rsidRPr="004B3F43" w:rsidRDefault="00756D4E" w:rsidP="00756D4E">
      <w:pPr>
        <w:rPr>
          <w:rFonts w:cstheme="minorHAnsi"/>
          <w:sz w:val="24"/>
          <w:szCs w:val="24"/>
        </w:rPr>
      </w:pPr>
      <w:r w:rsidRPr="004B3F43">
        <w:rPr>
          <w:rFonts w:cstheme="minorHAnsi"/>
          <w:sz w:val="24"/>
          <w:szCs w:val="24"/>
        </w:rPr>
        <w:t>Slowly.</w:t>
      </w:r>
    </w:p>
    <w:p w14:paraId="1B0E11FF" w14:textId="77777777" w:rsidR="00756D4E" w:rsidRPr="004B3F43" w:rsidRDefault="00756D4E" w:rsidP="00756D4E">
      <w:pPr>
        <w:rPr>
          <w:rFonts w:cstheme="minorHAnsi"/>
          <w:sz w:val="24"/>
          <w:szCs w:val="24"/>
        </w:rPr>
      </w:pPr>
      <w:r w:rsidRPr="004B3F43">
        <w:rPr>
          <w:rFonts w:cstheme="minorHAnsi"/>
          <w:sz w:val="24"/>
          <w:szCs w:val="24"/>
        </w:rPr>
        <w:t>The port side had taken the worst of it. Long scoring arcs cut diagonally across the plating where debris had skated along her flank. Two armor sections were gone entirely, leaving darker understructure exposed — temporary plates bolted in place like mismatched bandages.</w:t>
      </w:r>
    </w:p>
    <w:p w14:paraId="05D52833" w14:textId="77777777" w:rsidR="00756D4E" w:rsidRPr="004B3F43" w:rsidRDefault="00756D4E" w:rsidP="00756D4E">
      <w:pPr>
        <w:rPr>
          <w:rFonts w:cstheme="minorHAnsi"/>
          <w:sz w:val="24"/>
          <w:szCs w:val="24"/>
        </w:rPr>
      </w:pPr>
      <w:r w:rsidRPr="004B3F43">
        <w:rPr>
          <w:rFonts w:cstheme="minorHAnsi"/>
          <w:sz w:val="24"/>
          <w:szCs w:val="24"/>
        </w:rPr>
        <w:t>He stepped closer and laid his hand against one of the scars.</w:t>
      </w:r>
    </w:p>
    <w:p w14:paraId="5D73E7B8" w14:textId="77777777" w:rsidR="00756D4E" w:rsidRPr="004B3F43" w:rsidRDefault="00756D4E" w:rsidP="00756D4E">
      <w:pPr>
        <w:rPr>
          <w:rFonts w:cstheme="minorHAnsi"/>
          <w:sz w:val="24"/>
          <w:szCs w:val="24"/>
        </w:rPr>
      </w:pPr>
      <w:r w:rsidRPr="004B3F43">
        <w:rPr>
          <w:rFonts w:cstheme="minorHAnsi"/>
          <w:sz w:val="24"/>
          <w:szCs w:val="24"/>
        </w:rPr>
        <w:lastRenderedPageBreak/>
        <w:t>The metal was cool now.</w:t>
      </w:r>
    </w:p>
    <w:p w14:paraId="428D6AB7" w14:textId="77777777" w:rsidR="00756D4E" w:rsidRPr="004B3F43" w:rsidRDefault="00756D4E" w:rsidP="00756D4E">
      <w:pPr>
        <w:rPr>
          <w:rFonts w:cstheme="minorHAnsi"/>
          <w:sz w:val="24"/>
          <w:szCs w:val="24"/>
        </w:rPr>
      </w:pPr>
      <w:r w:rsidRPr="004B3F43">
        <w:rPr>
          <w:rFonts w:cstheme="minorHAnsi"/>
          <w:sz w:val="24"/>
          <w:szCs w:val="24"/>
        </w:rPr>
        <w:t>Smooth where it had melted.</w:t>
      </w:r>
    </w:p>
    <w:p w14:paraId="4643C566" w14:textId="77777777" w:rsidR="00756D4E" w:rsidRPr="004B3F43" w:rsidRDefault="00756D4E" w:rsidP="00756D4E">
      <w:pPr>
        <w:rPr>
          <w:rFonts w:cstheme="minorHAnsi"/>
          <w:sz w:val="24"/>
          <w:szCs w:val="24"/>
        </w:rPr>
      </w:pPr>
      <w:r w:rsidRPr="004B3F43">
        <w:rPr>
          <w:rFonts w:cstheme="minorHAnsi"/>
          <w:sz w:val="24"/>
          <w:szCs w:val="24"/>
        </w:rPr>
        <w:t>Rough where it had torn.</w:t>
      </w:r>
    </w:p>
    <w:p w14:paraId="30F8A881" w14:textId="77777777" w:rsidR="00756D4E" w:rsidRPr="004B3F43" w:rsidRDefault="00756D4E" w:rsidP="00756D4E">
      <w:pPr>
        <w:rPr>
          <w:rFonts w:cstheme="minorHAnsi"/>
          <w:sz w:val="24"/>
          <w:szCs w:val="24"/>
        </w:rPr>
      </w:pPr>
      <w:r w:rsidRPr="004B3F43">
        <w:rPr>
          <w:rFonts w:cstheme="minorHAnsi"/>
          <w:sz w:val="24"/>
          <w:szCs w:val="24"/>
        </w:rPr>
        <w:t>“She didn’t crack,” he murmured.</w:t>
      </w:r>
    </w:p>
    <w:p w14:paraId="4E653D85" w14:textId="77777777" w:rsidR="00756D4E" w:rsidRPr="004B3F43" w:rsidRDefault="00756D4E" w:rsidP="00756D4E">
      <w:pPr>
        <w:rPr>
          <w:rFonts w:cstheme="minorHAnsi"/>
          <w:sz w:val="24"/>
          <w:szCs w:val="24"/>
        </w:rPr>
      </w:pPr>
      <w:r w:rsidRPr="004B3F43">
        <w:rPr>
          <w:rFonts w:cstheme="minorHAnsi"/>
          <w:sz w:val="24"/>
          <w:szCs w:val="24"/>
        </w:rPr>
        <w:t>A little further aft, the mounting points for the external tanks hung open and empty.</w:t>
      </w:r>
    </w:p>
    <w:p w14:paraId="1CF5FD4C" w14:textId="77777777" w:rsidR="00756D4E" w:rsidRPr="004B3F43" w:rsidRDefault="00756D4E" w:rsidP="00756D4E">
      <w:pPr>
        <w:rPr>
          <w:rFonts w:cstheme="minorHAnsi"/>
          <w:sz w:val="24"/>
          <w:szCs w:val="24"/>
        </w:rPr>
      </w:pPr>
      <w:r w:rsidRPr="004B3F43">
        <w:rPr>
          <w:rFonts w:cstheme="minorHAnsi"/>
          <w:sz w:val="24"/>
          <w:szCs w:val="24"/>
        </w:rPr>
        <w:t>Pumps and transfer lines dangled loose, hastily disconnected. One length of reinforced pipe had split along a seam, the edges curled outward like peeled skin. The emergency couplings still bore carbon scoring from where he’d cut them loose.</w:t>
      </w:r>
    </w:p>
    <w:p w14:paraId="24030841" w14:textId="77777777" w:rsidR="00756D4E" w:rsidRPr="004B3F43" w:rsidRDefault="00756D4E" w:rsidP="00756D4E">
      <w:pPr>
        <w:rPr>
          <w:rFonts w:cstheme="minorHAnsi"/>
          <w:sz w:val="24"/>
          <w:szCs w:val="24"/>
        </w:rPr>
      </w:pPr>
      <w:r w:rsidRPr="004B3F43">
        <w:rPr>
          <w:rFonts w:cstheme="minorHAnsi"/>
          <w:sz w:val="24"/>
          <w:szCs w:val="24"/>
        </w:rPr>
        <w:t>He ran his fingers over the bracket where the starboard tank had once hung.</w:t>
      </w:r>
    </w:p>
    <w:p w14:paraId="23606F92" w14:textId="77777777" w:rsidR="00756D4E" w:rsidRPr="004B3F43" w:rsidRDefault="00756D4E" w:rsidP="00756D4E">
      <w:pPr>
        <w:rPr>
          <w:rFonts w:cstheme="minorHAnsi"/>
          <w:sz w:val="24"/>
          <w:szCs w:val="24"/>
        </w:rPr>
      </w:pPr>
      <w:r w:rsidRPr="004B3F43">
        <w:rPr>
          <w:rFonts w:cstheme="minorHAnsi"/>
          <w:sz w:val="24"/>
          <w:szCs w:val="24"/>
        </w:rPr>
        <w:t>That decision had saved them.</w:t>
      </w:r>
    </w:p>
    <w:p w14:paraId="45A4F23B" w14:textId="77777777" w:rsidR="00756D4E" w:rsidRPr="004B3F43" w:rsidRDefault="00756D4E" w:rsidP="00756D4E">
      <w:pPr>
        <w:rPr>
          <w:rFonts w:cstheme="minorHAnsi"/>
          <w:sz w:val="24"/>
          <w:szCs w:val="24"/>
        </w:rPr>
      </w:pPr>
      <w:r w:rsidRPr="004B3F43">
        <w:rPr>
          <w:rFonts w:cstheme="minorHAnsi"/>
          <w:sz w:val="24"/>
          <w:szCs w:val="24"/>
        </w:rPr>
        <w:t>It had also nearly killed the ship.</w:t>
      </w:r>
    </w:p>
    <w:p w14:paraId="63ED9221" w14:textId="77777777" w:rsidR="00756D4E" w:rsidRPr="004B3F43" w:rsidRDefault="00756D4E" w:rsidP="00756D4E">
      <w:pPr>
        <w:rPr>
          <w:rFonts w:cstheme="minorHAnsi"/>
          <w:sz w:val="24"/>
          <w:szCs w:val="24"/>
        </w:rPr>
      </w:pPr>
      <w:r w:rsidRPr="004B3F43">
        <w:rPr>
          <w:rFonts w:cstheme="minorHAnsi"/>
          <w:sz w:val="24"/>
          <w:szCs w:val="24"/>
        </w:rPr>
        <w:t>He kept walking.</w:t>
      </w:r>
    </w:p>
    <w:p w14:paraId="2C0BEDE1" w14:textId="77777777" w:rsidR="00756D4E" w:rsidRPr="004B3F43" w:rsidRDefault="00756D4E" w:rsidP="00756D4E">
      <w:pPr>
        <w:rPr>
          <w:rFonts w:cstheme="minorHAnsi"/>
          <w:sz w:val="24"/>
          <w:szCs w:val="24"/>
        </w:rPr>
      </w:pPr>
      <w:r w:rsidRPr="004B3F43">
        <w:rPr>
          <w:rFonts w:cstheme="minorHAnsi"/>
          <w:sz w:val="24"/>
          <w:szCs w:val="24"/>
        </w:rPr>
        <w:t>Near the forward hull, just below the canopy line, the old paint was mostly gone.</w:t>
      </w:r>
    </w:p>
    <w:p w14:paraId="60B1AE2C" w14:textId="77777777" w:rsidR="00756D4E" w:rsidRPr="004B3F43" w:rsidRDefault="00756D4E" w:rsidP="00756D4E">
      <w:pPr>
        <w:rPr>
          <w:rFonts w:cstheme="minorHAnsi"/>
          <w:sz w:val="24"/>
          <w:szCs w:val="24"/>
        </w:rPr>
      </w:pPr>
      <w:r w:rsidRPr="004B3F43">
        <w:rPr>
          <w:rFonts w:cstheme="minorHAnsi"/>
          <w:sz w:val="24"/>
          <w:szCs w:val="24"/>
        </w:rPr>
        <w:t>But not all of it.</w:t>
      </w:r>
    </w:p>
    <w:p w14:paraId="1B73BB3B" w14:textId="77777777" w:rsidR="00756D4E" w:rsidRPr="004B3F43" w:rsidRDefault="00756D4E" w:rsidP="00756D4E">
      <w:pPr>
        <w:rPr>
          <w:rFonts w:cstheme="minorHAnsi"/>
          <w:sz w:val="24"/>
          <w:szCs w:val="24"/>
        </w:rPr>
      </w:pPr>
      <w:r w:rsidRPr="004B3F43">
        <w:rPr>
          <w:rFonts w:cstheme="minorHAnsi"/>
          <w:sz w:val="24"/>
          <w:szCs w:val="24"/>
        </w:rPr>
        <w:t>One eye remained.</w:t>
      </w:r>
    </w:p>
    <w:p w14:paraId="41E299D4" w14:textId="77777777" w:rsidR="00756D4E" w:rsidRPr="004B3F43" w:rsidRDefault="00756D4E" w:rsidP="00756D4E">
      <w:pPr>
        <w:rPr>
          <w:rFonts w:cstheme="minorHAnsi"/>
          <w:sz w:val="24"/>
          <w:szCs w:val="24"/>
        </w:rPr>
      </w:pPr>
      <w:r w:rsidRPr="004B3F43">
        <w:rPr>
          <w:rFonts w:cstheme="minorHAnsi"/>
          <w:sz w:val="24"/>
          <w:szCs w:val="24"/>
        </w:rPr>
        <w:t>Manny’s eye.</w:t>
      </w:r>
    </w:p>
    <w:p w14:paraId="2D343A3A" w14:textId="77777777" w:rsidR="00756D4E" w:rsidRPr="004B3F43" w:rsidRDefault="00756D4E" w:rsidP="00756D4E">
      <w:pPr>
        <w:rPr>
          <w:rFonts w:cstheme="minorHAnsi"/>
          <w:sz w:val="24"/>
          <w:szCs w:val="24"/>
        </w:rPr>
      </w:pPr>
      <w:r w:rsidRPr="004B3F43">
        <w:rPr>
          <w:rFonts w:cstheme="minorHAnsi"/>
          <w:sz w:val="24"/>
          <w:szCs w:val="24"/>
        </w:rPr>
        <w:t>Hand-painted, slightly uneven, staring outward from the scarred metal. The other had been burned clean off during atmospheric reentry after the gate collapse.</w:t>
      </w:r>
    </w:p>
    <w:p w14:paraId="47AA7F3D" w14:textId="77777777" w:rsidR="00756D4E" w:rsidRPr="004B3F43" w:rsidRDefault="00756D4E" w:rsidP="00756D4E">
      <w:pPr>
        <w:rPr>
          <w:rFonts w:cstheme="minorHAnsi"/>
          <w:sz w:val="24"/>
          <w:szCs w:val="24"/>
        </w:rPr>
      </w:pPr>
      <w:r w:rsidRPr="004B3F43">
        <w:rPr>
          <w:rFonts w:cstheme="minorHAnsi"/>
          <w:sz w:val="24"/>
          <w:szCs w:val="24"/>
        </w:rPr>
        <w:t>The surviving eye looked… stubborn.</w:t>
      </w:r>
    </w:p>
    <w:p w14:paraId="72E01B87" w14:textId="77777777" w:rsidR="00756D4E" w:rsidRPr="004B3F43" w:rsidRDefault="00756D4E" w:rsidP="00756D4E">
      <w:pPr>
        <w:rPr>
          <w:rFonts w:cstheme="minorHAnsi"/>
          <w:sz w:val="24"/>
          <w:szCs w:val="24"/>
        </w:rPr>
      </w:pPr>
      <w:r w:rsidRPr="004B3F43">
        <w:rPr>
          <w:rFonts w:cstheme="minorHAnsi"/>
          <w:sz w:val="24"/>
          <w:szCs w:val="24"/>
        </w:rPr>
        <w:t>Mosby reached up and touched it carefully.</w:t>
      </w:r>
    </w:p>
    <w:p w14:paraId="1A8CF81E" w14:textId="77777777" w:rsidR="00756D4E" w:rsidRPr="004B3F43" w:rsidRDefault="00756D4E" w:rsidP="00756D4E">
      <w:pPr>
        <w:rPr>
          <w:rFonts w:cstheme="minorHAnsi"/>
          <w:sz w:val="24"/>
          <w:szCs w:val="24"/>
        </w:rPr>
      </w:pPr>
      <w:r w:rsidRPr="004B3F43">
        <w:rPr>
          <w:rFonts w:cstheme="minorHAnsi"/>
          <w:sz w:val="24"/>
          <w:szCs w:val="24"/>
        </w:rPr>
        <w:t>The paint was blistered but intact.</w:t>
      </w:r>
    </w:p>
    <w:p w14:paraId="2D1743EF" w14:textId="77777777" w:rsidR="00756D4E" w:rsidRPr="004B3F43" w:rsidRDefault="00756D4E" w:rsidP="00756D4E">
      <w:pPr>
        <w:rPr>
          <w:rFonts w:cstheme="minorHAnsi"/>
          <w:sz w:val="24"/>
          <w:szCs w:val="24"/>
        </w:rPr>
      </w:pPr>
      <w:r w:rsidRPr="004B3F43">
        <w:rPr>
          <w:rFonts w:cstheme="minorHAnsi"/>
          <w:sz w:val="24"/>
          <w:szCs w:val="24"/>
        </w:rPr>
        <w:t>“Still watching,” he said softly.</w:t>
      </w:r>
    </w:p>
    <w:p w14:paraId="7095E1AB" w14:textId="77777777" w:rsidR="00756D4E" w:rsidRPr="004B3F43" w:rsidRDefault="00756D4E" w:rsidP="00756D4E">
      <w:pPr>
        <w:rPr>
          <w:rFonts w:cstheme="minorHAnsi"/>
          <w:sz w:val="24"/>
          <w:szCs w:val="24"/>
        </w:rPr>
      </w:pPr>
      <w:r w:rsidRPr="004B3F43">
        <w:rPr>
          <w:rFonts w:cstheme="minorHAnsi"/>
          <w:sz w:val="24"/>
          <w:szCs w:val="24"/>
        </w:rPr>
        <w:t>Just aft of it, beneath layers of scorch, he could still make out the faint outline of Saint Elvis — halo crooked, guitar raised like a blessing. The paint had bubbled and darkened, but the shape was there if you knew where to look.</w:t>
      </w:r>
    </w:p>
    <w:p w14:paraId="40FF3FA7" w14:textId="77777777" w:rsidR="00756D4E" w:rsidRPr="004B3F43" w:rsidRDefault="00756D4E" w:rsidP="00756D4E">
      <w:pPr>
        <w:rPr>
          <w:rFonts w:cstheme="minorHAnsi"/>
          <w:sz w:val="24"/>
          <w:szCs w:val="24"/>
        </w:rPr>
      </w:pPr>
      <w:r w:rsidRPr="004B3F43">
        <w:rPr>
          <w:rFonts w:cstheme="minorHAnsi"/>
          <w:sz w:val="24"/>
          <w:szCs w:val="24"/>
        </w:rPr>
        <w:t>He traced the edge of the guitar neck with one finger.</w:t>
      </w:r>
    </w:p>
    <w:p w14:paraId="1B39BE1D" w14:textId="77777777" w:rsidR="00756D4E" w:rsidRPr="004B3F43" w:rsidRDefault="00756D4E" w:rsidP="00756D4E">
      <w:pPr>
        <w:rPr>
          <w:rFonts w:cstheme="minorHAnsi"/>
          <w:sz w:val="24"/>
          <w:szCs w:val="24"/>
        </w:rPr>
      </w:pPr>
      <w:r w:rsidRPr="004B3F43">
        <w:rPr>
          <w:rFonts w:cstheme="minorHAnsi"/>
          <w:sz w:val="24"/>
          <w:szCs w:val="24"/>
        </w:rPr>
        <w:lastRenderedPageBreak/>
        <w:t>“You took a hit for us,” he muttered.</w:t>
      </w:r>
    </w:p>
    <w:p w14:paraId="113F2D37" w14:textId="77777777" w:rsidR="00756D4E" w:rsidRPr="004B3F43" w:rsidRDefault="00756D4E" w:rsidP="00756D4E">
      <w:pPr>
        <w:rPr>
          <w:rFonts w:cstheme="minorHAnsi"/>
          <w:sz w:val="24"/>
          <w:szCs w:val="24"/>
        </w:rPr>
      </w:pPr>
      <w:r w:rsidRPr="004B3F43">
        <w:rPr>
          <w:rFonts w:cstheme="minorHAnsi"/>
          <w:sz w:val="24"/>
          <w:szCs w:val="24"/>
        </w:rPr>
        <w:t>The Star said nothing.</w:t>
      </w:r>
    </w:p>
    <w:p w14:paraId="3FB63FD1" w14:textId="77777777" w:rsidR="00756D4E" w:rsidRPr="004B3F43" w:rsidRDefault="00756D4E" w:rsidP="00756D4E">
      <w:pPr>
        <w:rPr>
          <w:rFonts w:cstheme="minorHAnsi"/>
          <w:sz w:val="24"/>
          <w:szCs w:val="24"/>
        </w:rPr>
      </w:pPr>
      <w:r w:rsidRPr="004B3F43">
        <w:rPr>
          <w:rFonts w:cstheme="minorHAnsi"/>
          <w:sz w:val="24"/>
          <w:szCs w:val="24"/>
        </w:rPr>
        <w:t>She just stood there on her landing struts, patched and gutted and breathing station air.</w:t>
      </w:r>
    </w:p>
    <w:p w14:paraId="4DBB0E8A" w14:textId="77777777" w:rsidR="00756D4E" w:rsidRPr="004B3F43" w:rsidRDefault="00756D4E" w:rsidP="00756D4E">
      <w:pPr>
        <w:rPr>
          <w:rFonts w:cstheme="minorHAnsi"/>
          <w:sz w:val="24"/>
          <w:szCs w:val="24"/>
        </w:rPr>
      </w:pPr>
      <w:r w:rsidRPr="004B3F43">
        <w:rPr>
          <w:rFonts w:cstheme="minorHAnsi"/>
          <w:sz w:val="24"/>
          <w:szCs w:val="24"/>
        </w:rPr>
        <w:t>He finished the circuit and came back to the ramp.</w:t>
      </w:r>
    </w:p>
    <w:p w14:paraId="1C29A744" w14:textId="77777777" w:rsidR="00756D4E" w:rsidRPr="004B3F43" w:rsidRDefault="00756D4E" w:rsidP="00756D4E">
      <w:pPr>
        <w:rPr>
          <w:rFonts w:cstheme="minorHAnsi"/>
          <w:sz w:val="24"/>
          <w:szCs w:val="24"/>
        </w:rPr>
      </w:pPr>
      <w:r w:rsidRPr="004B3F43">
        <w:rPr>
          <w:rFonts w:cstheme="minorHAnsi"/>
          <w:sz w:val="24"/>
          <w:szCs w:val="24"/>
        </w:rPr>
        <w:t>Only then did he go inside.</w:t>
      </w:r>
    </w:p>
    <w:p w14:paraId="05029B19" w14:textId="77777777" w:rsidR="00756D4E" w:rsidRPr="004B3F43" w:rsidRDefault="00756D4E" w:rsidP="00756D4E">
      <w:pPr>
        <w:rPr>
          <w:rFonts w:cstheme="minorHAnsi"/>
          <w:sz w:val="24"/>
          <w:szCs w:val="24"/>
        </w:rPr>
      </w:pPr>
      <w:r w:rsidRPr="004B3F43">
        <w:rPr>
          <w:rFonts w:cstheme="minorHAnsi"/>
          <w:sz w:val="24"/>
          <w:szCs w:val="24"/>
        </w:rPr>
        <w:t>The cargo bay smelled wrong.</w:t>
      </w:r>
    </w:p>
    <w:p w14:paraId="5004B4D2" w14:textId="77777777" w:rsidR="00756D4E" w:rsidRPr="004B3F43" w:rsidRDefault="00756D4E" w:rsidP="00756D4E">
      <w:pPr>
        <w:rPr>
          <w:rFonts w:cstheme="minorHAnsi"/>
          <w:sz w:val="24"/>
          <w:szCs w:val="24"/>
        </w:rPr>
      </w:pPr>
      <w:r w:rsidRPr="004B3F43">
        <w:rPr>
          <w:rFonts w:cstheme="minorHAnsi"/>
          <w:sz w:val="24"/>
          <w:szCs w:val="24"/>
        </w:rPr>
        <w:t>Hot metal.</w:t>
      </w:r>
    </w:p>
    <w:p w14:paraId="5F99B29B" w14:textId="77777777" w:rsidR="00756D4E" w:rsidRPr="004B3F43" w:rsidRDefault="00756D4E" w:rsidP="00756D4E">
      <w:pPr>
        <w:rPr>
          <w:rFonts w:cstheme="minorHAnsi"/>
          <w:sz w:val="24"/>
          <w:szCs w:val="24"/>
        </w:rPr>
      </w:pPr>
      <w:r w:rsidRPr="004B3F43">
        <w:rPr>
          <w:rFonts w:cstheme="minorHAnsi"/>
          <w:sz w:val="24"/>
          <w:szCs w:val="24"/>
        </w:rPr>
        <w:t>Coolant residue.</w:t>
      </w:r>
    </w:p>
    <w:p w14:paraId="2665C7BE" w14:textId="77777777" w:rsidR="00756D4E" w:rsidRPr="004B3F43" w:rsidRDefault="00756D4E" w:rsidP="00756D4E">
      <w:pPr>
        <w:rPr>
          <w:rFonts w:cstheme="minorHAnsi"/>
          <w:sz w:val="24"/>
          <w:szCs w:val="24"/>
        </w:rPr>
      </w:pPr>
      <w:r w:rsidRPr="004B3F43">
        <w:rPr>
          <w:rFonts w:cstheme="minorHAnsi"/>
          <w:sz w:val="24"/>
          <w:szCs w:val="24"/>
        </w:rPr>
        <w:t>Sterile station air instead of salt and oil.</w:t>
      </w:r>
    </w:p>
    <w:p w14:paraId="29AC78ED" w14:textId="77777777" w:rsidR="00756D4E" w:rsidRPr="004B3F43" w:rsidRDefault="00756D4E" w:rsidP="00756D4E">
      <w:pPr>
        <w:rPr>
          <w:rFonts w:cstheme="minorHAnsi"/>
          <w:sz w:val="24"/>
          <w:szCs w:val="24"/>
        </w:rPr>
      </w:pPr>
      <w:r w:rsidRPr="004B3F43">
        <w:rPr>
          <w:rFonts w:cstheme="minorHAnsi"/>
          <w:sz w:val="24"/>
          <w:szCs w:val="24"/>
        </w:rPr>
        <w:t xml:space="preserve">A long gouge ran across the deck plating where something had torn through and been welded shut in a hurry. The </w:t>
      </w:r>
      <w:proofErr w:type="spellStart"/>
      <w:r w:rsidRPr="004B3F43">
        <w:rPr>
          <w:rFonts w:cstheme="minorHAnsi"/>
          <w:sz w:val="24"/>
          <w:szCs w:val="24"/>
        </w:rPr>
        <w:t>bead</w:t>
      </w:r>
      <w:proofErr w:type="spellEnd"/>
      <w:r w:rsidRPr="004B3F43">
        <w:rPr>
          <w:rFonts w:cstheme="minorHAnsi"/>
          <w:sz w:val="24"/>
          <w:szCs w:val="24"/>
        </w:rPr>
        <w:t xml:space="preserve"> line was ugly — emergency work.</w:t>
      </w:r>
    </w:p>
    <w:p w14:paraId="58A7D8B7" w14:textId="77777777" w:rsidR="00756D4E" w:rsidRPr="004B3F43" w:rsidRDefault="00756D4E" w:rsidP="00756D4E">
      <w:pPr>
        <w:rPr>
          <w:rFonts w:cstheme="minorHAnsi"/>
          <w:sz w:val="24"/>
          <w:szCs w:val="24"/>
        </w:rPr>
      </w:pPr>
      <w:r w:rsidRPr="004B3F43">
        <w:rPr>
          <w:rFonts w:cstheme="minorHAnsi"/>
          <w:sz w:val="24"/>
          <w:szCs w:val="24"/>
        </w:rPr>
        <w:t>He crouched and touched it.</w:t>
      </w:r>
    </w:p>
    <w:p w14:paraId="3A31BC4C" w14:textId="77777777" w:rsidR="00756D4E" w:rsidRPr="004B3F43" w:rsidRDefault="00756D4E" w:rsidP="00756D4E">
      <w:pPr>
        <w:rPr>
          <w:rFonts w:cstheme="minorHAnsi"/>
          <w:sz w:val="24"/>
          <w:szCs w:val="24"/>
        </w:rPr>
      </w:pPr>
      <w:r w:rsidRPr="004B3F43">
        <w:rPr>
          <w:rFonts w:cstheme="minorHAnsi"/>
          <w:sz w:val="24"/>
          <w:szCs w:val="24"/>
        </w:rPr>
        <w:t>Solid.</w:t>
      </w:r>
    </w:p>
    <w:p w14:paraId="211184F4" w14:textId="77777777" w:rsidR="00756D4E" w:rsidRPr="004B3F43" w:rsidRDefault="00756D4E" w:rsidP="00756D4E">
      <w:pPr>
        <w:rPr>
          <w:rFonts w:cstheme="minorHAnsi"/>
          <w:sz w:val="24"/>
          <w:szCs w:val="24"/>
        </w:rPr>
      </w:pPr>
      <w:r w:rsidRPr="004B3F43">
        <w:rPr>
          <w:rFonts w:cstheme="minorHAnsi"/>
          <w:sz w:val="24"/>
          <w:szCs w:val="24"/>
        </w:rPr>
        <w:t>But angry.</w:t>
      </w:r>
    </w:p>
    <w:p w14:paraId="38265A36" w14:textId="77777777" w:rsidR="00756D4E" w:rsidRPr="004B3F43" w:rsidRDefault="00756D4E" w:rsidP="00756D4E">
      <w:pPr>
        <w:rPr>
          <w:rFonts w:cstheme="minorHAnsi"/>
          <w:sz w:val="24"/>
          <w:szCs w:val="24"/>
        </w:rPr>
      </w:pPr>
      <w:r w:rsidRPr="004B3F43">
        <w:rPr>
          <w:rFonts w:cstheme="minorHAnsi"/>
          <w:sz w:val="24"/>
          <w:szCs w:val="24"/>
        </w:rPr>
        <w:t>He stood and walked deeper.</w:t>
      </w:r>
    </w:p>
    <w:p w14:paraId="325F8DBA" w14:textId="77777777" w:rsidR="00756D4E" w:rsidRPr="004B3F43" w:rsidRDefault="00756D4E" w:rsidP="00756D4E">
      <w:pPr>
        <w:rPr>
          <w:rFonts w:cstheme="minorHAnsi"/>
          <w:sz w:val="24"/>
          <w:szCs w:val="24"/>
        </w:rPr>
      </w:pPr>
      <w:r w:rsidRPr="004B3F43">
        <w:rPr>
          <w:rFonts w:cstheme="minorHAnsi"/>
          <w:sz w:val="24"/>
          <w:szCs w:val="24"/>
        </w:rPr>
        <w:t>Bulkhead three bore a shallow ripple from where the FTL field had twisted under asymmetrical stress. He pressed his palm flat against it and felt the misalignment through his fingers.</w:t>
      </w:r>
    </w:p>
    <w:p w14:paraId="16CCF6AF" w14:textId="77777777" w:rsidR="00756D4E" w:rsidRPr="004B3F43" w:rsidRDefault="00756D4E" w:rsidP="00756D4E">
      <w:pPr>
        <w:rPr>
          <w:rFonts w:cstheme="minorHAnsi"/>
          <w:sz w:val="24"/>
          <w:szCs w:val="24"/>
        </w:rPr>
      </w:pPr>
      <w:r w:rsidRPr="004B3F43">
        <w:rPr>
          <w:rFonts w:cstheme="minorHAnsi"/>
          <w:sz w:val="24"/>
          <w:szCs w:val="24"/>
        </w:rPr>
        <w:t>The ship hummed faintly under external power.</w:t>
      </w:r>
    </w:p>
    <w:p w14:paraId="50205072" w14:textId="77777777" w:rsidR="00756D4E" w:rsidRPr="004B3F43" w:rsidRDefault="00756D4E" w:rsidP="00756D4E">
      <w:pPr>
        <w:rPr>
          <w:rFonts w:cstheme="minorHAnsi"/>
          <w:sz w:val="24"/>
          <w:szCs w:val="24"/>
        </w:rPr>
      </w:pPr>
      <w:r w:rsidRPr="004B3F43">
        <w:rPr>
          <w:rFonts w:cstheme="minorHAnsi"/>
          <w:sz w:val="24"/>
          <w:szCs w:val="24"/>
        </w:rPr>
        <w:t>Alive.</w:t>
      </w:r>
    </w:p>
    <w:p w14:paraId="02BAFA16" w14:textId="77777777" w:rsidR="00756D4E" w:rsidRPr="004B3F43" w:rsidRDefault="00756D4E" w:rsidP="00756D4E">
      <w:pPr>
        <w:rPr>
          <w:rFonts w:cstheme="minorHAnsi"/>
          <w:sz w:val="24"/>
          <w:szCs w:val="24"/>
        </w:rPr>
      </w:pPr>
      <w:r w:rsidRPr="004B3F43">
        <w:rPr>
          <w:rFonts w:cstheme="minorHAnsi"/>
          <w:sz w:val="24"/>
          <w:szCs w:val="24"/>
        </w:rPr>
        <w:t>But tired.</w:t>
      </w:r>
    </w:p>
    <w:p w14:paraId="5A18DB35" w14:textId="77777777" w:rsidR="00756D4E" w:rsidRPr="004B3F43" w:rsidRDefault="00756D4E" w:rsidP="00756D4E">
      <w:pPr>
        <w:rPr>
          <w:rFonts w:cstheme="minorHAnsi"/>
          <w:sz w:val="24"/>
          <w:szCs w:val="24"/>
        </w:rPr>
      </w:pPr>
      <w:r w:rsidRPr="004B3F43">
        <w:rPr>
          <w:rFonts w:cstheme="minorHAnsi"/>
          <w:sz w:val="24"/>
          <w:szCs w:val="24"/>
        </w:rPr>
        <w:t>He climbed toward the corridor.</w:t>
      </w:r>
    </w:p>
    <w:p w14:paraId="069E6976" w14:textId="77777777" w:rsidR="00756D4E" w:rsidRPr="004B3F43" w:rsidRDefault="00756D4E" w:rsidP="00756D4E">
      <w:pPr>
        <w:rPr>
          <w:rFonts w:cstheme="minorHAnsi"/>
          <w:sz w:val="24"/>
          <w:szCs w:val="24"/>
        </w:rPr>
      </w:pPr>
      <w:r w:rsidRPr="004B3F43">
        <w:rPr>
          <w:rFonts w:cstheme="minorHAnsi"/>
          <w:sz w:val="24"/>
          <w:szCs w:val="24"/>
        </w:rPr>
        <w:t>Halfway down, he stopped.</w:t>
      </w:r>
    </w:p>
    <w:p w14:paraId="064078E3" w14:textId="77777777" w:rsidR="00756D4E" w:rsidRPr="004B3F43" w:rsidRDefault="00756D4E" w:rsidP="00756D4E">
      <w:pPr>
        <w:rPr>
          <w:rFonts w:cstheme="minorHAnsi"/>
          <w:sz w:val="24"/>
          <w:szCs w:val="24"/>
        </w:rPr>
      </w:pPr>
      <w:r w:rsidRPr="004B3F43">
        <w:rPr>
          <w:rFonts w:cstheme="minorHAnsi"/>
          <w:sz w:val="24"/>
          <w:szCs w:val="24"/>
        </w:rPr>
        <w:t xml:space="preserve">There, near the </w:t>
      </w:r>
      <w:proofErr w:type="spellStart"/>
      <w:r w:rsidRPr="004B3F43">
        <w:rPr>
          <w:rFonts w:cstheme="minorHAnsi"/>
          <w:sz w:val="24"/>
          <w:szCs w:val="24"/>
        </w:rPr>
        <w:t>medbay</w:t>
      </w:r>
      <w:proofErr w:type="spellEnd"/>
      <w:r w:rsidRPr="004B3F43">
        <w:rPr>
          <w:rFonts w:cstheme="minorHAnsi"/>
          <w:sz w:val="24"/>
          <w:szCs w:val="24"/>
        </w:rPr>
        <w:t xml:space="preserve"> threshold, dark brown staining marked the deck where the </w:t>
      </w:r>
      <w:proofErr w:type="spellStart"/>
      <w:r w:rsidRPr="004B3F43">
        <w:rPr>
          <w:rFonts w:cstheme="minorHAnsi"/>
          <w:sz w:val="24"/>
          <w:szCs w:val="24"/>
        </w:rPr>
        <w:t>autodoc</w:t>
      </w:r>
      <w:proofErr w:type="spellEnd"/>
      <w:r w:rsidRPr="004B3F43">
        <w:rPr>
          <w:rFonts w:cstheme="minorHAnsi"/>
          <w:sz w:val="24"/>
          <w:szCs w:val="24"/>
        </w:rPr>
        <w:t xml:space="preserve"> had first stabilized him.</w:t>
      </w:r>
    </w:p>
    <w:p w14:paraId="726A4599" w14:textId="77777777" w:rsidR="00756D4E" w:rsidRPr="004B3F43" w:rsidRDefault="00756D4E" w:rsidP="00756D4E">
      <w:pPr>
        <w:rPr>
          <w:rFonts w:cstheme="minorHAnsi"/>
          <w:sz w:val="24"/>
          <w:szCs w:val="24"/>
        </w:rPr>
      </w:pPr>
      <w:r w:rsidRPr="004B3F43">
        <w:rPr>
          <w:rFonts w:cstheme="minorHAnsi"/>
          <w:sz w:val="24"/>
          <w:szCs w:val="24"/>
        </w:rPr>
        <w:t>They had scrubbed it.</w:t>
      </w:r>
    </w:p>
    <w:p w14:paraId="71FCF411" w14:textId="77777777" w:rsidR="00756D4E" w:rsidRPr="004B3F43" w:rsidRDefault="00756D4E" w:rsidP="00756D4E">
      <w:pPr>
        <w:rPr>
          <w:rFonts w:cstheme="minorHAnsi"/>
          <w:sz w:val="24"/>
          <w:szCs w:val="24"/>
        </w:rPr>
      </w:pPr>
      <w:r w:rsidRPr="004B3F43">
        <w:rPr>
          <w:rFonts w:cstheme="minorHAnsi"/>
          <w:sz w:val="24"/>
          <w:szCs w:val="24"/>
        </w:rPr>
        <w:lastRenderedPageBreak/>
        <w:t>Mostly.</w:t>
      </w:r>
    </w:p>
    <w:p w14:paraId="102C2930" w14:textId="77777777" w:rsidR="00756D4E" w:rsidRPr="004B3F43" w:rsidRDefault="00756D4E" w:rsidP="00756D4E">
      <w:pPr>
        <w:rPr>
          <w:rFonts w:cstheme="minorHAnsi"/>
          <w:sz w:val="24"/>
          <w:szCs w:val="24"/>
        </w:rPr>
      </w:pPr>
      <w:r w:rsidRPr="004B3F43">
        <w:rPr>
          <w:rFonts w:cstheme="minorHAnsi"/>
          <w:sz w:val="24"/>
          <w:szCs w:val="24"/>
        </w:rPr>
        <w:t>But not completely.</w:t>
      </w:r>
    </w:p>
    <w:p w14:paraId="0934D767" w14:textId="77777777" w:rsidR="00756D4E" w:rsidRPr="004B3F43" w:rsidRDefault="00756D4E" w:rsidP="00756D4E">
      <w:pPr>
        <w:rPr>
          <w:rFonts w:cstheme="minorHAnsi"/>
          <w:sz w:val="24"/>
          <w:szCs w:val="24"/>
        </w:rPr>
      </w:pPr>
      <w:r w:rsidRPr="004B3F43">
        <w:rPr>
          <w:rFonts w:cstheme="minorHAnsi"/>
          <w:sz w:val="24"/>
          <w:szCs w:val="24"/>
        </w:rPr>
        <w:t>He looked at it for a long time.</w:t>
      </w:r>
    </w:p>
    <w:p w14:paraId="4B385067" w14:textId="77777777" w:rsidR="00756D4E" w:rsidRPr="004B3F43" w:rsidRDefault="00756D4E" w:rsidP="00756D4E">
      <w:pPr>
        <w:rPr>
          <w:rFonts w:cstheme="minorHAnsi"/>
          <w:sz w:val="24"/>
          <w:szCs w:val="24"/>
        </w:rPr>
      </w:pPr>
      <w:r w:rsidRPr="004B3F43">
        <w:rPr>
          <w:rFonts w:cstheme="minorHAnsi"/>
          <w:sz w:val="24"/>
          <w:szCs w:val="24"/>
        </w:rPr>
        <w:t>Then he crouched again and rested his fingertips against the edge of the stain.</w:t>
      </w:r>
    </w:p>
    <w:p w14:paraId="4A714BEB" w14:textId="77777777" w:rsidR="00756D4E" w:rsidRPr="004B3F43" w:rsidRDefault="00756D4E" w:rsidP="00756D4E">
      <w:pPr>
        <w:rPr>
          <w:rFonts w:cstheme="minorHAnsi"/>
          <w:sz w:val="24"/>
          <w:szCs w:val="24"/>
        </w:rPr>
      </w:pPr>
      <w:r w:rsidRPr="004B3F43">
        <w:rPr>
          <w:rFonts w:cstheme="minorHAnsi"/>
          <w:sz w:val="24"/>
          <w:szCs w:val="24"/>
        </w:rPr>
        <w:t>“Sorry,” he said.</w:t>
      </w:r>
    </w:p>
    <w:p w14:paraId="777A61AA" w14:textId="77777777" w:rsidR="00756D4E" w:rsidRPr="004B3F43" w:rsidRDefault="00756D4E" w:rsidP="00756D4E">
      <w:pPr>
        <w:rPr>
          <w:rFonts w:cstheme="minorHAnsi"/>
          <w:sz w:val="24"/>
          <w:szCs w:val="24"/>
        </w:rPr>
      </w:pPr>
      <w:r w:rsidRPr="004B3F43">
        <w:rPr>
          <w:rFonts w:cstheme="minorHAnsi"/>
          <w:sz w:val="24"/>
          <w:szCs w:val="24"/>
        </w:rPr>
        <w:t>Not to the blood.</w:t>
      </w:r>
    </w:p>
    <w:p w14:paraId="2D01BB28" w14:textId="77777777" w:rsidR="00756D4E" w:rsidRPr="004B3F43" w:rsidRDefault="00756D4E" w:rsidP="00756D4E">
      <w:pPr>
        <w:rPr>
          <w:rFonts w:cstheme="minorHAnsi"/>
          <w:sz w:val="24"/>
          <w:szCs w:val="24"/>
        </w:rPr>
      </w:pPr>
      <w:r w:rsidRPr="004B3F43">
        <w:rPr>
          <w:rFonts w:cstheme="minorHAnsi"/>
          <w:sz w:val="24"/>
          <w:szCs w:val="24"/>
        </w:rPr>
        <w:t>To the ship.</w:t>
      </w:r>
    </w:p>
    <w:p w14:paraId="3675C5DF" w14:textId="77777777" w:rsidR="00756D4E" w:rsidRPr="004B3F43" w:rsidRDefault="00756D4E" w:rsidP="00756D4E">
      <w:pPr>
        <w:rPr>
          <w:rFonts w:cstheme="minorHAnsi"/>
          <w:sz w:val="24"/>
          <w:szCs w:val="24"/>
        </w:rPr>
      </w:pPr>
      <w:r w:rsidRPr="004B3F43">
        <w:rPr>
          <w:rFonts w:cstheme="minorHAnsi"/>
          <w:sz w:val="24"/>
          <w:szCs w:val="24"/>
        </w:rPr>
        <w:t>He stood and continued forward.</w:t>
      </w:r>
    </w:p>
    <w:p w14:paraId="5F34DBC5" w14:textId="77777777" w:rsidR="00756D4E" w:rsidRPr="004B3F43" w:rsidRDefault="00756D4E" w:rsidP="00756D4E">
      <w:pPr>
        <w:rPr>
          <w:rFonts w:cstheme="minorHAnsi"/>
          <w:sz w:val="24"/>
          <w:szCs w:val="24"/>
        </w:rPr>
      </w:pPr>
      <w:r w:rsidRPr="004B3F43">
        <w:rPr>
          <w:rFonts w:cstheme="minorHAnsi"/>
          <w:sz w:val="24"/>
          <w:szCs w:val="24"/>
        </w:rPr>
        <w:t>The ladder to the cockpit felt the same beneath his boots.</w:t>
      </w:r>
    </w:p>
    <w:p w14:paraId="09DFF3A7" w14:textId="77777777" w:rsidR="00756D4E" w:rsidRPr="004B3F43" w:rsidRDefault="00756D4E" w:rsidP="00756D4E">
      <w:pPr>
        <w:rPr>
          <w:rFonts w:cstheme="minorHAnsi"/>
          <w:sz w:val="24"/>
          <w:szCs w:val="24"/>
        </w:rPr>
      </w:pPr>
      <w:r w:rsidRPr="004B3F43">
        <w:rPr>
          <w:rFonts w:cstheme="minorHAnsi"/>
          <w:sz w:val="24"/>
          <w:szCs w:val="24"/>
        </w:rPr>
        <w:t>Up top, the canopy fracture caught the light — spiderwebbed in the upper quadrant, braced from outside with a temporary reinforcement. The forward console was cracked along its right edge, casing split from heat stress.</w:t>
      </w:r>
    </w:p>
    <w:p w14:paraId="6F931466" w14:textId="77777777" w:rsidR="00756D4E" w:rsidRPr="004B3F43" w:rsidRDefault="00756D4E" w:rsidP="00756D4E">
      <w:pPr>
        <w:rPr>
          <w:rFonts w:cstheme="minorHAnsi"/>
          <w:sz w:val="24"/>
          <w:szCs w:val="24"/>
        </w:rPr>
      </w:pPr>
      <w:r w:rsidRPr="004B3F43">
        <w:rPr>
          <w:rFonts w:cstheme="minorHAnsi"/>
          <w:sz w:val="24"/>
          <w:szCs w:val="24"/>
        </w:rPr>
        <w:t>He lowered himself into the pilot’s seat.</w:t>
      </w:r>
    </w:p>
    <w:p w14:paraId="788278E0" w14:textId="77777777" w:rsidR="00756D4E" w:rsidRPr="004B3F43" w:rsidRDefault="00756D4E" w:rsidP="00756D4E">
      <w:pPr>
        <w:rPr>
          <w:rFonts w:cstheme="minorHAnsi"/>
          <w:sz w:val="24"/>
          <w:szCs w:val="24"/>
        </w:rPr>
      </w:pPr>
      <w:r w:rsidRPr="004B3F43">
        <w:rPr>
          <w:rFonts w:cstheme="minorHAnsi"/>
          <w:sz w:val="24"/>
          <w:szCs w:val="24"/>
        </w:rPr>
        <w:t>It creaked the same way it always had.</w:t>
      </w:r>
    </w:p>
    <w:p w14:paraId="406411E6" w14:textId="77777777" w:rsidR="00756D4E" w:rsidRPr="004B3F43" w:rsidRDefault="00756D4E" w:rsidP="00756D4E">
      <w:pPr>
        <w:rPr>
          <w:rFonts w:cstheme="minorHAnsi"/>
          <w:sz w:val="24"/>
          <w:szCs w:val="24"/>
        </w:rPr>
      </w:pPr>
      <w:r w:rsidRPr="004B3F43">
        <w:rPr>
          <w:rFonts w:cstheme="minorHAnsi"/>
          <w:sz w:val="24"/>
          <w:szCs w:val="24"/>
        </w:rPr>
        <w:t>His hands rested on the controls.</w:t>
      </w:r>
    </w:p>
    <w:p w14:paraId="5A0F8D61" w14:textId="77777777" w:rsidR="00756D4E" w:rsidRPr="004B3F43" w:rsidRDefault="00756D4E" w:rsidP="00756D4E">
      <w:pPr>
        <w:rPr>
          <w:rFonts w:cstheme="minorHAnsi"/>
          <w:sz w:val="24"/>
          <w:szCs w:val="24"/>
        </w:rPr>
      </w:pPr>
      <w:r w:rsidRPr="004B3F43">
        <w:rPr>
          <w:rFonts w:cstheme="minorHAnsi"/>
          <w:sz w:val="24"/>
          <w:szCs w:val="24"/>
        </w:rPr>
        <w:t>Cold.</w:t>
      </w:r>
    </w:p>
    <w:p w14:paraId="21AFA080" w14:textId="77777777" w:rsidR="00756D4E" w:rsidRPr="004B3F43" w:rsidRDefault="00756D4E" w:rsidP="00756D4E">
      <w:pPr>
        <w:rPr>
          <w:rFonts w:cstheme="minorHAnsi"/>
          <w:sz w:val="24"/>
          <w:szCs w:val="24"/>
        </w:rPr>
      </w:pPr>
      <w:r w:rsidRPr="004B3F43">
        <w:rPr>
          <w:rFonts w:cstheme="minorHAnsi"/>
          <w:sz w:val="24"/>
          <w:szCs w:val="24"/>
        </w:rPr>
        <w:t>He looked out through the fractured canopy toward the broken gate suspended beyond the hangar’s force field.</w:t>
      </w:r>
    </w:p>
    <w:p w14:paraId="69AD154E" w14:textId="77777777" w:rsidR="00756D4E" w:rsidRPr="004B3F43" w:rsidRDefault="00756D4E" w:rsidP="00756D4E">
      <w:pPr>
        <w:rPr>
          <w:rFonts w:cstheme="minorHAnsi"/>
          <w:sz w:val="24"/>
          <w:szCs w:val="24"/>
        </w:rPr>
      </w:pPr>
      <w:r w:rsidRPr="004B3F43">
        <w:rPr>
          <w:rFonts w:cstheme="minorHAnsi"/>
          <w:sz w:val="24"/>
          <w:szCs w:val="24"/>
        </w:rPr>
        <w:t>“She held together,” he said quietly.</w:t>
      </w:r>
    </w:p>
    <w:p w14:paraId="30174421" w14:textId="77777777" w:rsidR="00756D4E" w:rsidRPr="004B3F43" w:rsidRDefault="00756D4E" w:rsidP="00756D4E">
      <w:pPr>
        <w:rPr>
          <w:rFonts w:cstheme="minorHAnsi"/>
          <w:sz w:val="24"/>
          <w:szCs w:val="24"/>
        </w:rPr>
      </w:pPr>
      <w:r w:rsidRPr="004B3F43">
        <w:rPr>
          <w:rFonts w:cstheme="minorHAnsi"/>
          <w:sz w:val="24"/>
          <w:szCs w:val="24"/>
        </w:rPr>
        <w:t>His thumb brushed the cracked edge of the display housing.</w:t>
      </w:r>
    </w:p>
    <w:p w14:paraId="079D63F5" w14:textId="77777777" w:rsidR="00756D4E" w:rsidRPr="004B3F43" w:rsidRDefault="00756D4E" w:rsidP="00756D4E">
      <w:pPr>
        <w:rPr>
          <w:rFonts w:cstheme="minorHAnsi"/>
          <w:sz w:val="24"/>
          <w:szCs w:val="24"/>
        </w:rPr>
      </w:pPr>
      <w:r w:rsidRPr="004B3F43">
        <w:rPr>
          <w:rFonts w:cstheme="minorHAnsi"/>
          <w:sz w:val="24"/>
          <w:szCs w:val="24"/>
        </w:rPr>
        <w:t>“I should’ve gotten you killed.”</w:t>
      </w:r>
    </w:p>
    <w:p w14:paraId="3C1069CC" w14:textId="77777777" w:rsidR="00756D4E" w:rsidRPr="004B3F43" w:rsidRDefault="00756D4E" w:rsidP="00756D4E">
      <w:pPr>
        <w:rPr>
          <w:rFonts w:cstheme="minorHAnsi"/>
          <w:sz w:val="24"/>
          <w:szCs w:val="24"/>
        </w:rPr>
      </w:pPr>
      <w:r w:rsidRPr="004B3F43">
        <w:rPr>
          <w:rFonts w:cstheme="minorHAnsi"/>
          <w:sz w:val="24"/>
          <w:szCs w:val="24"/>
        </w:rPr>
        <w:t>The cockpit hummed under station power.</w:t>
      </w:r>
    </w:p>
    <w:p w14:paraId="5CB78F00" w14:textId="77777777" w:rsidR="00756D4E" w:rsidRPr="004B3F43" w:rsidRDefault="00756D4E" w:rsidP="00756D4E">
      <w:pPr>
        <w:rPr>
          <w:rFonts w:cstheme="minorHAnsi"/>
          <w:sz w:val="24"/>
          <w:szCs w:val="24"/>
        </w:rPr>
      </w:pPr>
      <w:r w:rsidRPr="004B3F43">
        <w:rPr>
          <w:rFonts w:cstheme="minorHAnsi"/>
          <w:sz w:val="24"/>
          <w:szCs w:val="24"/>
        </w:rPr>
        <w:t>Not accusation.</w:t>
      </w:r>
    </w:p>
    <w:p w14:paraId="08F5CF51" w14:textId="77777777" w:rsidR="00756D4E" w:rsidRPr="004B3F43" w:rsidRDefault="00756D4E" w:rsidP="00756D4E">
      <w:pPr>
        <w:rPr>
          <w:rFonts w:cstheme="minorHAnsi"/>
          <w:sz w:val="24"/>
          <w:szCs w:val="24"/>
        </w:rPr>
      </w:pPr>
      <w:r w:rsidRPr="004B3F43">
        <w:rPr>
          <w:rFonts w:cstheme="minorHAnsi"/>
          <w:sz w:val="24"/>
          <w:szCs w:val="24"/>
        </w:rPr>
        <w:t>Not absolution.</w:t>
      </w:r>
    </w:p>
    <w:p w14:paraId="591F0182" w14:textId="77777777" w:rsidR="00756D4E" w:rsidRPr="004B3F43" w:rsidRDefault="00756D4E" w:rsidP="00756D4E">
      <w:pPr>
        <w:rPr>
          <w:rFonts w:cstheme="minorHAnsi"/>
          <w:sz w:val="24"/>
          <w:szCs w:val="24"/>
        </w:rPr>
      </w:pPr>
      <w:r w:rsidRPr="004B3F43">
        <w:rPr>
          <w:rFonts w:cstheme="minorHAnsi"/>
          <w:sz w:val="24"/>
          <w:szCs w:val="24"/>
        </w:rPr>
        <w:t>Just presence.</w:t>
      </w:r>
    </w:p>
    <w:p w14:paraId="1589C314" w14:textId="77777777" w:rsidR="00756D4E" w:rsidRPr="004B3F43" w:rsidRDefault="00756D4E" w:rsidP="00756D4E">
      <w:pPr>
        <w:rPr>
          <w:rFonts w:cstheme="minorHAnsi"/>
          <w:sz w:val="24"/>
          <w:szCs w:val="24"/>
        </w:rPr>
      </w:pPr>
      <w:r w:rsidRPr="004B3F43">
        <w:rPr>
          <w:rFonts w:cstheme="minorHAnsi"/>
          <w:sz w:val="24"/>
          <w:szCs w:val="24"/>
        </w:rPr>
        <w:lastRenderedPageBreak/>
        <w:t>He leaned back and let his head rest against the seat.</w:t>
      </w:r>
    </w:p>
    <w:p w14:paraId="610D8A7D" w14:textId="77777777" w:rsidR="00756D4E" w:rsidRPr="004B3F43" w:rsidRDefault="00756D4E" w:rsidP="00756D4E">
      <w:pPr>
        <w:rPr>
          <w:rFonts w:cstheme="minorHAnsi"/>
          <w:sz w:val="24"/>
          <w:szCs w:val="24"/>
        </w:rPr>
      </w:pPr>
      <w:r w:rsidRPr="004B3F43">
        <w:rPr>
          <w:rFonts w:cstheme="minorHAnsi"/>
          <w:sz w:val="24"/>
          <w:szCs w:val="24"/>
        </w:rPr>
        <w:t>Bootsteps sounded on the ladder.</w:t>
      </w:r>
    </w:p>
    <w:p w14:paraId="5F86CE67" w14:textId="77777777" w:rsidR="00756D4E" w:rsidRPr="004B3F43" w:rsidRDefault="00756D4E" w:rsidP="00756D4E">
      <w:pPr>
        <w:rPr>
          <w:rFonts w:cstheme="minorHAnsi"/>
          <w:sz w:val="24"/>
          <w:szCs w:val="24"/>
        </w:rPr>
      </w:pPr>
      <w:r w:rsidRPr="004B3F43">
        <w:rPr>
          <w:rFonts w:cstheme="minorHAnsi"/>
          <w:sz w:val="24"/>
          <w:szCs w:val="24"/>
        </w:rPr>
        <w:t>Unhurried.</w:t>
      </w:r>
    </w:p>
    <w:p w14:paraId="51A91BF6" w14:textId="77777777" w:rsidR="00756D4E" w:rsidRPr="004B3F43" w:rsidRDefault="00756D4E" w:rsidP="00756D4E">
      <w:pPr>
        <w:rPr>
          <w:rFonts w:cstheme="minorHAnsi"/>
          <w:sz w:val="24"/>
          <w:szCs w:val="24"/>
        </w:rPr>
      </w:pPr>
      <w:r w:rsidRPr="004B3F43">
        <w:rPr>
          <w:rFonts w:cstheme="minorHAnsi"/>
          <w:sz w:val="24"/>
          <w:szCs w:val="24"/>
        </w:rPr>
        <w:t>Ted appeared in the hatchway, pausing just long enough to take in the canopy fracture, the warped console, the scorch patterns.</w:t>
      </w:r>
    </w:p>
    <w:p w14:paraId="5FA27E56" w14:textId="77777777" w:rsidR="00756D4E" w:rsidRPr="004B3F43" w:rsidRDefault="00756D4E" w:rsidP="00756D4E">
      <w:pPr>
        <w:rPr>
          <w:rFonts w:cstheme="minorHAnsi"/>
          <w:sz w:val="24"/>
          <w:szCs w:val="24"/>
        </w:rPr>
      </w:pPr>
      <w:r w:rsidRPr="004B3F43">
        <w:rPr>
          <w:rFonts w:cstheme="minorHAnsi"/>
          <w:sz w:val="24"/>
          <w:szCs w:val="24"/>
        </w:rPr>
        <w:t>“She demonstrates admirable structural resentment,” Ted observed.</w:t>
      </w:r>
    </w:p>
    <w:p w14:paraId="77D59E80" w14:textId="77777777" w:rsidR="00756D4E" w:rsidRPr="004B3F43" w:rsidRDefault="00756D4E" w:rsidP="00756D4E">
      <w:pPr>
        <w:rPr>
          <w:rFonts w:cstheme="minorHAnsi"/>
          <w:sz w:val="24"/>
          <w:szCs w:val="24"/>
        </w:rPr>
      </w:pPr>
      <w:r w:rsidRPr="004B3F43">
        <w:rPr>
          <w:rFonts w:cstheme="minorHAnsi"/>
          <w:sz w:val="24"/>
          <w:szCs w:val="24"/>
        </w:rPr>
        <w:t>Mosby didn’t turn.</w:t>
      </w:r>
    </w:p>
    <w:p w14:paraId="592E9EF7" w14:textId="77777777" w:rsidR="00756D4E" w:rsidRPr="004B3F43" w:rsidRDefault="00756D4E" w:rsidP="00756D4E">
      <w:pPr>
        <w:rPr>
          <w:rFonts w:cstheme="minorHAnsi"/>
          <w:sz w:val="24"/>
          <w:szCs w:val="24"/>
        </w:rPr>
      </w:pPr>
      <w:r w:rsidRPr="004B3F43">
        <w:rPr>
          <w:rFonts w:cstheme="minorHAnsi"/>
          <w:sz w:val="24"/>
          <w:szCs w:val="24"/>
        </w:rPr>
        <w:t>“Yeah,” he said.</w:t>
      </w:r>
    </w:p>
    <w:p w14:paraId="6C955D58" w14:textId="77777777" w:rsidR="00756D4E" w:rsidRPr="004B3F43" w:rsidRDefault="00756D4E" w:rsidP="00756D4E">
      <w:pPr>
        <w:rPr>
          <w:rFonts w:cstheme="minorHAnsi"/>
          <w:sz w:val="24"/>
          <w:szCs w:val="24"/>
        </w:rPr>
      </w:pPr>
      <w:r w:rsidRPr="004B3F43">
        <w:rPr>
          <w:rFonts w:cstheme="minorHAnsi"/>
          <w:sz w:val="24"/>
          <w:szCs w:val="24"/>
        </w:rPr>
        <w:t>Ted stepped inside and ran a careful finger along the cracked display casing.</w:t>
      </w:r>
    </w:p>
    <w:p w14:paraId="392ADD39" w14:textId="77777777" w:rsidR="00756D4E" w:rsidRPr="004B3F43" w:rsidRDefault="00756D4E" w:rsidP="00756D4E">
      <w:pPr>
        <w:rPr>
          <w:rFonts w:cstheme="minorHAnsi"/>
          <w:sz w:val="24"/>
          <w:szCs w:val="24"/>
        </w:rPr>
      </w:pPr>
      <w:r w:rsidRPr="004B3F43">
        <w:rPr>
          <w:rFonts w:cstheme="minorHAnsi"/>
          <w:sz w:val="24"/>
          <w:szCs w:val="24"/>
        </w:rPr>
        <w:t>“The drive housing will require full disassembly,” he added. “Several conduits are… optimistic at best.”</w:t>
      </w:r>
    </w:p>
    <w:p w14:paraId="3C75AF0C" w14:textId="77777777" w:rsidR="00756D4E" w:rsidRPr="004B3F43" w:rsidRDefault="00756D4E" w:rsidP="00756D4E">
      <w:pPr>
        <w:rPr>
          <w:rFonts w:cstheme="minorHAnsi"/>
          <w:sz w:val="24"/>
          <w:szCs w:val="24"/>
        </w:rPr>
      </w:pPr>
      <w:r w:rsidRPr="004B3F43">
        <w:rPr>
          <w:rFonts w:cstheme="minorHAnsi"/>
          <w:sz w:val="24"/>
          <w:szCs w:val="24"/>
        </w:rPr>
        <w:t>Mosby’s gaze remained forward.</w:t>
      </w:r>
    </w:p>
    <w:p w14:paraId="09C922F3" w14:textId="77777777" w:rsidR="00756D4E" w:rsidRPr="004B3F43" w:rsidRDefault="00756D4E" w:rsidP="00756D4E">
      <w:pPr>
        <w:rPr>
          <w:rFonts w:cstheme="minorHAnsi"/>
          <w:sz w:val="24"/>
          <w:szCs w:val="24"/>
        </w:rPr>
      </w:pPr>
      <w:r w:rsidRPr="004B3F43">
        <w:rPr>
          <w:rFonts w:cstheme="minorHAnsi"/>
          <w:sz w:val="24"/>
          <w:szCs w:val="24"/>
        </w:rPr>
        <w:t>“Can she be fixed?”</w:t>
      </w:r>
    </w:p>
    <w:p w14:paraId="044E719D" w14:textId="77777777" w:rsidR="00756D4E" w:rsidRPr="004B3F43" w:rsidRDefault="00756D4E" w:rsidP="00756D4E">
      <w:pPr>
        <w:rPr>
          <w:rFonts w:cstheme="minorHAnsi"/>
          <w:sz w:val="24"/>
          <w:szCs w:val="24"/>
        </w:rPr>
      </w:pPr>
      <w:r w:rsidRPr="004B3F43">
        <w:rPr>
          <w:rFonts w:cstheme="minorHAnsi"/>
          <w:sz w:val="24"/>
          <w:szCs w:val="24"/>
        </w:rPr>
        <w:t>Ted considered the question properly.</w:t>
      </w:r>
    </w:p>
    <w:p w14:paraId="50694364" w14:textId="77777777" w:rsidR="00756D4E" w:rsidRPr="004B3F43" w:rsidRDefault="00756D4E" w:rsidP="00756D4E">
      <w:pPr>
        <w:rPr>
          <w:rFonts w:cstheme="minorHAnsi"/>
          <w:sz w:val="24"/>
          <w:szCs w:val="24"/>
        </w:rPr>
      </w:pPr>
      <w:r w:rsidRPr="004B3F43">
        <w:rPr>
          <w:rFonts w:cstheme="minorHAnsi"/>
          <w:sz w:val="24"/>
          <w:szCs w:val="24"/>
        </w:rPr>
        <w:t>“Yes,” he said at last. “But not cheaply. And not quickly.”</w:t>
      </w:r>
    </w:p>
    <w:p w14:paraId="714B255F" w14:textId="77777777" w:rsidR="00756D4E" w:rsidRPr="004B3F43" w:rsidRDefault="00756D4E" w:rsidP="00756D4E">
      <w:pPr>
        <w:rPr>
          <w:rFonts w:cstheme="minorHAnsi"/>
          <w:sz w:val="24"/>
          <w:szCs w:val="24"/>
        </w:rPr>
      </w:pPr>
      <w:r w:rsidRPr="004B3F43">
        <w:rPr>
          <w:rFonts w:cstheme="minorHAnsi"/>
          <w:sz w:val="24"/>
          <w:szCs w:val="24"/>
        </w:rPr>
        <w:t>Mosby nodded once.</w:t>
      </w:r>
    </w:p>
    <w:p w14:paraId="6AE5A9BE" w14:textId="77777777" w:rsidR="00756D4E" w:rsidRPr="004B3F43" w:rsidRDefault="00756D4E" w:rsidP="00756D4E">
      <w:pPr>
        <w:rPr>
          <w:rFonts w:cstheme="minorHAnsi"/>
          <w:sz w:val="24"/>
          <w:szCs w:val="24"/>
        </w:rPr>
      </w:pPr>
      <w:r w:rsidRPr="004B3F43">
        <w:rPr>
          <w:rFonts w:cstheme="minorHAnsi"/>
          <w:sz w:val="24"/>
          <w:szCs w:val="24"/>
        </w:rPr>
        <w:t>Ted remained beside the cracked console, studying a diagnostic overlay that wasn’t actually running.</w:t>
      </w:r>
    </w:p>
    <w:p w14:paraId="07ADBE29" w14:textId="77777777" w:rsidR="00756D4E" w:rsidRPr="004B3F43" w:rsidRDefault="00756D4E" w:rsidP="00756D4E">
      <w:pPr>
        <w:rPr>
          <w:rFonts w:cstheme="minorHAnsi"/>
          <w:sz w:val="24"/>
          <w:szCs w:val="24"/>
        </w:rPr>
      </w:pPr>
      <w:r w:rsidRPr="004B3F43">
        <w:rPr>
          <w:rFonts w:cstheme="minorHAnsi"/>
          <w:sz w:val="24"/>
          <w:szCs w:val="24"/>
        </w:rPr>
        <w:t>“The drive housing will require full disassembly,” he added. “Several conduits are… optimistic at best.”</w:t>
      </w:r>
    </w:p>
    <w:p w14:paraId="2F64E02B" w14:textId="77777777" w:rsidR="00756D4E" w:rsidRPr="004B3F43" w:rsidRDefault="00756D4E" w:rsidP="00756D4E">
      <w:pPr>
        <w:rPr>
          <w:rFonts w:cstheme="minorHAnsi"/>
          <w:sz w:val="24"/>
          <w:szCs w:val="24"/>
        </w:rPr>
      </w:pPr>
      <w:r w:rsidRPr="004B3F43">
        <w:rPr>
          <w:rFonts w:cstheme="minorHAnsi"/>
          <w:sz w:val="24"/>
          <w:szCs w:val="24"/>
        </w:rPr>
        <w:t>Mosby’s gaze remained forward.</w:t>
      </w:r>
    </w:p>
    <w:p w14:paraId="4BF8B114" w14:textId="77777777" w:rsidR="00756D4E" w:rsidRPr="004B3F43" w:rsidRDefault="00756D4E" w:rsidP="00756D4E">
      <w:pPr>
        <w:rPr>
          <w:rFonts w:cstheme="minorHAnsi"/>
          <w:sz w:val="24"/>
          <w:szCs w:val="24"/>
        </w:rPr>
      </w:pPr>
      <w:r w:rsidRPr="004B3F43">
        <w:rPr>
          <w:rFonts w:cstheme="minorHAnsi"/>
          <w:sz w:val="24"/>
          <w:szCs w:val="24"/>
        </w:rPr>
        <w:t>“Can she be fixed?”</w:t>
      </w:r>
    </w:p>
    <w:p w14:paraId="1EAE35D8" w14:textId="77777777" w:rsidR="00756D4E" w:rsidRPr="004B3F43" w:rsidRDefault="00756D4E" w:rsidP="00756D4E">
      <w:pPr>
        <w:rPr>
          <w:rFonts w:cstheme="minorHAnsi"/>
          <w:sz w:val="24"/>
          <w:szCs w:val="24"/>
        </w:rPr>
      </w:pPr>
      <w:r w:rsidRPr="004B3F43">
        <w:rPr>
          <w:rFonts w:cstheme="minorHAnsi"/>
          <w:sz w:val="24"/>
          <w:szCs w:val="24"/>
        </w:rPr>
        <w:t>Ted considered the question properly.</w:t>
      </w:r>
    </w:p>
    <w:p w14:paraId="1C545053" w14:textId="77777777" w:rsidR="00756D4E" w:rsidRPr="004B3F43" w:rsidRDefault="00756D4E" w:rsidP="00756D4E">
      <w:pPr>
        <w:rPr>
          <w:rFonts w:cstheme="minorHAnsi"/>
          <w:sz w:val="24"/>
          <w:szCs w:val="24"/>
        </w:rPr>
      </w:pPr>
      <w:r w:rsidRPr="004B3F43">
        <w:rPr>
          <w:rFonts w:cstheme="minorHAnsi"/>
          <w:sz w:val="24"/>
          <w:szCs w:val="24"/>
        </w:rPr>
        <w:t>“Yes,” he said at last. “But not cheaply. And not quickly.”</w:t>
      </w:r>
    </w:p>
    <w:p w14:paraId="699A441C" w14:textId="77777777" w:rsidR="00756D4E" w:rsidRPr="004B3F43" w:rsidRDefault="00756D4E" w:rsidP="00756D4E">
      <w:pPr>
        <w:rPr>
          <w:rFonts w:cstheme="minorHAnsi"/>
          <w:sz w:val="24"/>
          <w:szCs w:val="24"/>
        </w:rPr>
      </w:pPr>
      <w:r w:rsidRPr="004B3F43">
        <w:rPr>
          <w:rFonts w:cstheme="minorHAnsi"/>
          <w:sz w:val="24"/>
          <w:szCs w:val="24"/>
        </w:rPr>
        <w:t>Mosby nodded once.</w:t>
      </w:r>
    </w:p>
    <w:p w14:paraId="5E33DCB5" w14:textId="77777777" w:rsidR="00756D4E" w:rsidRPr="004B3F43" w:rsidRDefault="00756D4E" w:rsidP="00756D4E">
      <w:pPr>
        <w:rPr>
          <w:rFonts w:cstheme="minorHAnsi"/>
          <w:sz w:val="24"/>
          <w:szCs w:val="24"/>
        </w:rPr>
      </w:pPr>
      <w:r w:rsidRPr="004B3F43">
        <w:rPr>
          <w:rFonts w:cstheme="minorHAnsi"/>
          <w:sz w:val="24"/>
          <w:szCs w:val="24"/>
        </w:rPr>
        <w:t>Silence settled between them — not awkward. Just honest.</w:t>
      </w:r>
    </w:p>
    <w:p w14:paraId="06A6F33C" w14:textId="77777777" w:rsidR="00756D4E" w:rsidRPr="004B3F43" w:rsidRDefault="00756D4E" w:rsidP="00756D4E">
      <w:pPr>
        <w:rPr>
          <w:rFonts w:cstheme="minorHAnsi"/>
          <w:sz w:val="24"/>
          <w:szCs w:val="24"/>
        </w:rPr>
      </w:pPr>
      <w:r w:rsidRPr="004B3F43">
        <w:rPr>
          <w:rFonts w:cstheme="minorHAnsi"/>
          <w:sz w:val="24"/>
          <w:szCs w:val="24"/>
        </w:rPr>
        <w:lastRenderedPageBreak/>
        <w:t>Then Ted cleared his throat.</w:t>
      </w:r>
    </w:p>
    <w:p w14:paraId="4DCDF25A" w14:textId="77777777" w:rsidR="00756D4E" w:rsidRPr="004B3F43" w:rsidRDefault="00756D4E" w:rsidP="00756D4E">
      <w:pPr>
        <w:rPr>
          <w:rFonts w:cstheme="minorHAnsi"/>
          <w:sz w:val="24"/>
          <w:szCs w:val="24"/>
        </w:rPr>
      </w:pPr>
      <w:r w:rsidRPr="004B3F43">
        <w:rPr>
          <w:rFonts w:cstheme="minorHAnsi"/>
          <w:sz w:val="24"/>
          <w:szCs w:val="24"/>
        </w:rPr>
        <w:t>“Friend Mosby.”</w:t>
      </w:r>
    </w:p>
    <w:p w14:paraId="70D75151" w14:textId="77777777" w:rsidR="00756D4E" w:rsidRPr="004B3F43" w:rsidRDefault="00756D4E" w:rsidP="00756D4E">
      <w:pPr>
        <w:rPr>
          <w:rFonts w:cstheme="minorHAnsi"/>
          <w:sz w:val="24"/>
          <w:szCs w:val="24"/>
        </w:rPr>
      </w:pPr>
      <w:r w:rsidRPr="004B3F43">
        <w:rPr>
          <w:rFonts w:cstheme="minorHAnsi"/>
          <w:sz w:val="24"/>
          <w:szCs w:val="24"/>
        </w:rPr>
        <w:t>Mosby didn’t look away from the viewport.</w:t>
      </w:r>
    </w:p>
    <w:p w14:paraId="0F577C7A" w14:textId="77777777" w:rsidR="00756D4E" w:rsidRPr="004B3F43" w:rsidRDefault="00756D4E" w:rsidP="00756D4E">
      <w:pPr>
        <w:rPr>
          <w:rFonts w:cstheme="minorHAnsi"/>
          <w:sz w:val="24"/>
          <w:szCs w:val="24"/>
        </w:rPr>
      </w:pPr>
      <w:r w:rsidRPr="004B3F43">
        <w:rPr>
          <w:rFonts w:cstheme="minorHAnsi"/>
          <w:sz w:val="24"/>
          <w:szCs w:val="24"/>
        </w:rPr>
        <w:t>“Yeah.”</w:t>
      </w:r>
    </w:p>
    <w:p w14:paraId="6B83AD39"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 xml:space="preserve">“Sael </w:t>
      </w:r>
      <w:proofErr w:type="spellStart"/>
      <w:r w:rsidRPr="00067AD0">
        <w:rPr>
          <w:rFonts w:eastAsia="Times New Roman" w:cstheme="minorHAnsi"/>
          <w:kern w:val="0"/>
          <w:sz w:val="24"/>
          <w:szCs w:val="24"/>
          <w14:ligatures w14:val="none"/>
        </w:rPr>
        <w:t>Vareni</w:t>
      </w:r>
      <w:proofErr w:type="spellEnd"/>
      <w:r w:rsidRPr="00067AD0">
        <w:rPr>
          <w:rFonts w:eastAsia="Times New Roman" w:cstheme="minorHAnsi"/>
          <w:kern w:val="0"/>
          <w:sz w:val="24"/>
          <w:szCs w:val="24"/>
          <w14:ligatures w14:val="none"/>
        </w:rPr>
        <w:t xml:space="preserve"> </w:t>
      </w:r>
      <w:proofErr w:type="spellStart"/>
      <w:r w:rsidRPr="00067AD0">
        <w:rPr>
          <w:rFonts w:eastAsia="Times New Roman" w:cstheme="minorHAnsi"/>
          <w:kern w:val="0"/>
          <w:sz w:val="24"/>
          <w:szCs w:val="24"/>
          <w14:ligatures w14:val="none"/>
        </w:rPr>
        <w:t>ir’Elisand</w:t>
      </w:r>
      <w:proofErr w:type="spellEnd"/>
      <w:r w:rsidRPr="00067AD0">
        <w:rPr>
          <w:rFonts w:eastAsia="Times New Roman" w:cstheme="minorHAnsi"/>
          <w:kern w:val="0"/>
          <w:sz w:val="24"/>
          <w:szCs w:val="24"/>
          <w14:ligatures w14:val="none"/>
        </w:rPr>
        <w:t xml:space="preserve"> has requested that I convey an invitation.”</w:t>
      </w:r>
    </w:p>
    <w:p w14:paraId="35994CC2"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That got his attention.</w:t>
      </w:r>
    </w:p>
    <w:p w14:paraId="552286D1"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turned slowly in the pilot’s seat.</w:t>
      </w:r>
    </w:p>
    <w:p w14:paraId="289ADFB0"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“Invitation.”</w:t>
      </w:r>
    </w:p>
    <w:p w14:paraId="58841BA8"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“She wishes to meet,” Ted said. “In a neutral public setting. Nutritional consumption is implied.”</w:t>
      </w:r>
    </w:p>
    <w:p w14:paraId="5F25E920"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Mosby huffed faintly.</w:t>
      </w:r>
    </w:p>
    <w:p w14:paraId="4C6D5C72"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“Dinner.”</w:t>
      </w:r>
    </w:p>
    <w:p w14:paraId="1A8069D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“Yes.”</w:t>
      </w:r>
    </w:p>
    <w:p w14:paraId="4B6A2511"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Mosby leaned back again, looking out through the fractured canopy at the broken gate hanging beyond the hangar shield.</w:t>
      </w:r>
    </w:p>
    <w:p w14:paraId="421CD897"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 xml:space="preserve">He thought about the </w:t>
      </w:r>
      <w:proofErr w:type="spellStart"/>
      <w:r w:rsidRPr="00067AD0">
        <w:rPr>
          <w:rFonts w:eastAsia="Times New Roman" w:cstheme="minorHAnsi"/>
          <w:kern w:val="0"/>
          <w:sz w:val="24"/>
          <w:szCs w:val="24"/>
          <w14:ligatures w14:val="none"/>
        </w:rPr>
        <w:t>medbay</w:t>
      </w:r>
      <w:proofErr w:type="spellEnd"/>
      <w:r w:rsidRPr="00067AD0">
        <w:rPr>
          <w:rFonts w:eastAsia="Times New Roman" w:cstheme="minorHAnsi"/>
          <w:kern w:val="0"/>
          <w:sz w:val="24"/>
          <w:szCs w:val="24"/>
          <w14:ligatures w14:val="none"/>
        </w:rPr>
        <w:t xml:space="preserve"> door closing.</w:t>
      </w:r>
      <w:r w:rsidRPr="00067AD0">
        <w:rPr>
          <w:rFonts w:eastAsia="Times New Roman" w:cstheme="minorHAnsi"/>
          <w:kern w:val="0"/>
          <w:sz w:val="24"/>
          <w:szCs w:val="24"/>
          <w14:ligatures w14:val="none"/>
        </w:rPr>
        <w:br/>
        <w:t xml:space="preserve">About the way she’d said </w:t>
      </w:r>
      <w:r w:rsidRPr="00067AD0">
        <w:rPr>
          <w:rFonts w:eastAsia="Times New Roman" w:cstheme="minorHAnsi"/>
          <w:i/>
          <w:iCs/>
          <w:kern w:val="0"/>
          <w:sz w:val="24"/>
          <w:szCs w:val="24"/>
          <w14:ligatures w14:val="none"/>
        </w:rPr>
        <w:t>I can.</w:t>
      </w:r>
      <w:r w:rsidRPr="00067AD0">
        <w:rPr>
          <w:rFonts w:eastAsia="Times New Roman" w:cstheme="minorHAnsi"/>
          <w:kern w:val="0"/>
          <w:sz w:val="24"/>
          <w:szCs w:val="24"/>
          <w14:ligatures w14:val="none"/>
        </w:rPr>
        <w:br/>
        <w:t>About the look on her face when she’d stepped between him and Merrow.</w:t>
      </w:r>
      <w:r w:rsidRPr="00067AD0">
        <w:rPr>
          <w:rFonts w:eastAsia="Times New Roman" w:cstheme="minorHAnsi"/>
          <w:kern w:val="0"/>
          <w:sz w:val="24"/>
          <w:szCs w:val="24"/>
          <w14:ligatures w14:val="none"/>
        </w:rPr>
        <w:br/>
        <w:t>About how close she had been when she did it.</w:t>
      </w:r>
    </w:p>
    <w:p w14:paraId="67ADE368"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let the silence stretch.</w:t>
      </w:r>
    </w:p>
    <w:p w14:paraId="14FA02B9"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Finally:</w:t>
      </w:r>
    </w:p>
    <w:p w14:paraId="564722EF"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“Yeah,” he said.</w:t>
      </w:r>
    </w:p>
    <w:p w14:paraId="02141FB7"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Ted waited.</w:t>
      </w:r>
    </w:p>
    <w:p w14:paraId="591170B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“We should settle accounts.”</w:t>
      </w:r>
    </w:p>
    <w:p w14:paraId="0D1F0AE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Ted inclined his head once.</w:t>
      </w:r>
    </w:p>
    <w:p w14:paraId="7AF1531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lastRenderedPageBreak/>
        <w:t>“I will inform her.”</w:t>
      </w:r>
    </w:p>
    <w:p w14:paraId="170EAFFE" w14:textId="77777777" w:rsidR="00067AD0" w:rsidRPr="00067AD0" w:rsidRDefault="00067AD0" w:rsidP="00067AD0">
      <w:pPr>
        <w:spacing w:after="0"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pict w14:anchorId="00738A0C">
          <v:rect id="_x0000_i1044" style="width:0;height:1.5pt" o:hralign="center" o:hrstd="t" o:hr="t" fillcolor="#a0a0a0" stroked="f"/>
        </w:pict>
      </w:r>
    </w:p>
    <w:p w14:paraId="2982741F"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Dinner was quiet.</w:t>
      </w:r>
    </w:p>
    <w:p w14:paraId="0CADA2BB"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proofErr w:type="spellStart"/>
      <w:r w:rsidRPr="00067AD0">
        <w:rPr>
          <w:rFonts w:eastAsia="Times New Roman" w:cstheme="minorHAnsi"/>
          <w:kern w:val="0"/>
          <w:sz w:val="24"/>
          <w:szCs w:val="24"/>
          <w14:ligatures w14:val="none"/>
        </w:rPr>
        <w:t>Dawnreach</w:t>
      </w:r>
      <w:proofErr w:type="spellEnd"/>
      <w:r w:rsidRPr="00067AD0">
        <w:rPr>
          <w:rFonts w:eastAsia="Times New Roman" w:cstheme="minorHAnsi"/>
          <w:kern w:val="0"/>
          <w:sz w:val="24"/>
          <w:szCs w:val="24"/>
          <w14:ligatures w14:val="none"/>
        </w:rPr>
        <w:t xml:space="preserve"> had reopened one of its larger communal spaces for recovery crews and displaced travelers. Long tables bolted to the deck. Recycled air carrying equal parts antiseptic and overheated protein. Food that tasted as though it had been designed by committee and approved by budget.</w:t>
      </w:r>
    </w:p>
    <w:p w14:paraId="7C488EC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Mosby arrived first.</w:t>
      </w:r>
    </w:p>
    <w:p w14:paraId="0699BCD7"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chose a table near the viewport.</w:t>
      </w:r>
    </w:p>
    <w:p w14:paraId="52EE2A18"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Outside, work lights crawled across the broken gate ring, scaffolds clinging to the wreckage like bones knitting under external bracing.</w:t>
      </w:r>
    </w:p>
    <w:p w14:paraId="15D1B815"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Sael approached without escort.</w:t>
      </w:r>
    </w:p>
    <w:p w14:paraId="298FBD8B"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Uniform immaculate.</w:t>
      </w:r>
      <w:r w:rsidRPr="00067AD0">
        <w:rPr>
          <w:rFonts w:eastAsia="Times New Roman" w:cstheme="minorHAnsi"/>
          <w:kern w:val="0"/>
          <w:sz w:val="24"/>
          <w:szCs w:val="24"/>
          <w14:ligatures w14:val="none"/>
        </w:rPr>
        <w:br/>
        <w:t>Eyes tired.</w:t>
      </w:r>
      <w:r w:rsidRPr="00067AD0">
        <w:rPr>
          <w:rFonts w:eastAsia="Times New Roman" w:cstheme="minorHAnsi"/>
          <w:kern w:val="0"/>
          <w:sz w:val="24"/>
          <w:szCs w:val="24"/>
          <w14:ligatures w14:val="none"/>
        </w:rPr>
        <w:br/>
        <w:t>She moved with the same controlled economy he remembered from the cockpit.</w:t>
      </w:r>
    </w:p>
    <w:p w14:paraId="0A675504"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She sat across from him, hands folding loosely around a cup that had long since gone cold.</w:t>
      </w:r>
      <w:r w:rsidRPr="00067AD0">
        <w:rPr>
          <w:rFonts w:eastAsia="Times New Roman" w:cstheme="minorHAnsi"/>
          <w:kern w:val="0"/>
          <w:sz w:val="24"/>
          <w:szCs w:val="24"/>
          <w14:ligatures w14:val="none"/>
        </w:rPr>
        <w:br/>
        <w:t>He had grown accustomed to seeing those hands on his controls.</w:t>
      </w:r>
    </w:p>
    <w:p w14:paraId="393533ED"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For a moment, neither spoke.</w:t>
      </w:r>
    </w:p>
    <w:p w14:paraId="4915CAC9"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“You look better vertical,” she said.</w:t>
      </w:r>
    </w:p>
    <w:p w14:paraId="641169F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“You look promoted,” he replied.</w:t>
      </w:r>
    </w:p>
    <w:p w14:paraId="0B1C2179"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A faint flicker at the corner of her mouth.</w:t>
      </w:r>
    </w:p>
    <w:p w14:paraId="513CDD85"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 was,” she said after a while.</w:t>
      </w:r>
    </w:p>
    <w:p w14:paraId="270B2ADC"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lifted an eyebrow.</w:t>
      </w:r>
    </w:p>
    <w:p w14:paraId="7277F0D7"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“Congratulations.”</w:t>
      </w:r>
    </w:p>
    <w:p w14:paraId="7E5F6DC6"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“I’m someone now,” she said.</w:t>
      </w:r>
    </w:p>
    <w:p w14:paraId="2E0346EF"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waited.</w:t>
      </w:r>
    </w:p>
    <w:p w14:paraId="4EC4F7F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lastRenderedPageBreak/>
        <w:t>She gave a faint, humorless smile.</w:t>
      </w:r>
    </w:p>
    <w:p w14:paraId="756ABBD0"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“It does not feel as I imagined.”</w:t>
      </w:r>
    </w:p>
    <w:p w14:paraId="1AB41406"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“No,” he said quietly. “It rarely does.”</w:t>
      </w:r>
    </w:p>
    <w:p w14:paraId="0970EE98"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She studied him for a long moment — not evaluating, not calculating.</w:t>
      </w:r>
    </w:p>
    <w:p w14:paraId="4C7DEA7A"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Simply looking.</w:t>
      </w:r>
      <w:r w:rsidRPr="00067AD0">
        <w:rPr>
          <w:rFonts w:eastAsia="Times New Roman" w:cstheme="minorHAnsi"/>
          <w:kern w:val="0"/>
          <w:sz w:val="24"/>
          <w:szCs w:val="24"/>
          <w14:ligatures w14:val="none"/>
        </w:rPr>
        <w:br/>
        <w:t>He did not look away.</w:t>
      </w:r>
    </w:p>
    <w:p w14:paraId="1599191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 thought I was doing the right thing,” she said. “I still believe someone must… guide events. But I did not trust you. I did not trust anyone else to help carry it.”</w:t>
      </w:r>
    </w:p>
    <w:p w14:paraId="2D639DB5"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Mosby held her gaze.</w:t>
      </w:r>
    </w:p>
    <w:p w14:paraId="61A5FE3F"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 know.”</w:t>
      </w:r>
    </w:p>
    <w:p w14:paraId="38179A64"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 believed that if I did not take control, it would drift,” she continued. “And drift means chance. And chance means catastrophe.”</w:t>
      </w:r>
    </w:p>
    <w:p w14:paraId="7C8AD08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“Sometimes,” he said.</w:t>
      </w:r>
    </w:p>
    <w:p w14:paraId="746FDCC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She swallowed.</w:t>
      </w:r>
    </w:p>
    <w:p w14:paraId="0276C98B"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 did not see another option.”</w:t>
      </w:r>
    </w:p>
    <w:p w14:paraId="221E92F8"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“You saw one,” he said quietly. “You just did not like it.”</w:t>
      </w:r>
    </w:p>
    <w:p w14:paraId="09F8F3CA"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Silence.</w:t>
      </w:r>
    </w:p>
    <w:p w14:paraId="2EAD3FA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Outside, a recovery tug fired its maneuvering jets in brief, precise bursts.</w:t>
      </w:r>
    </w:p>
    <w:p w14:paraId="476F0CFB"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“Can you forgive me?” she asked.</w:t>
      </w:r>
    </w:p>
    <w:p w14:paraId="0A51DEF1"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did not answer at once.</w:t>
      </w:r>
    </w:p>
    <w:p w14:paraId="01E26A4B"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watched the broken ring for a long moment.</w:t>
      </w:r>
      <w:r w:rsidRPr="00067AD0">
        <w:rPr>
          <w:rFonts w:eastAsia="Times New Roman" w:cstheme="minorHAnsi"/>
          <w:kern w:val="0"/>
          <w:sz w:val="24"/>
          <w:szCs w:val="24"/>
          <w14:ligatures w14:val="none"/>
        </w:rPr>
        <w:br/>
        <w:t>He imagined Brightwater with her standing beside him. The thought did not stay.</w:t>
      </w:r>
    </w:p>
    <w:p w14:paraId="66146F3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“Yes,” he said at last. “I think I already have.”</w:t>
      </w:r>
    </w:p>
    <w:p w14:paraId="38FADAF6"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Her breath caught, just a little.</w:t>
      </w:r>
    </w:p>
    <w:p w14:paraId="0AAEDB46"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“And… us?” she asked. “Could we… try again? When this no longer feels like a battlefield?”</w:t>
      </w:r>
    </w:p>
    <w:p w14:paraId="711EBFFA"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lastRenderedPageBreak/>
        <w:t>He looked down at his hands.</w:t>
      </w:r>
    </w:p>
    <w:p w14:paraId="43B7D8D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There were still faint adhesive lines where surgical patches had been removed.</w:t>
      </w:r>
    </w:p>
    <w:p w14:paraId="7F05EBF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flexed his fingers once.</w:t>
      </w:r>
      <w:r w:rsidRPr="00067AD0">
        <w:rPr>
          <w:rFonts w:eastAsia="Times New Roman" w:cstheme="minorHAnsi"/>
          <w:kern w:val="0"/>
          <w:sz w:val="24"/>
          <w:szCs w:val="24"/>
          <w14:ligatures w14:val="none"/>
        </w:rPr>
        <w:br/>
        <w:t>He remembered the weight of her shoulder against his in the jump seat.</w:t>
      </w:r>
    </w:p>
    <w:p w14:paraId="213B6B35"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“Not now,” he said quietly. “Perhaps someday. But not now.”</w:t>
      </w:r>
    </w:p>
    <w:p w14:paraId="7F8C948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She nodded once.</w:t>
      </w:r>
    </w:p>
    <w:p w14:paraId="4F2A51A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Accepting it.</w:t>
      </w:r>
    </w:p>
    <w:p w14:paraId="258AB15C"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Hurting, but not surprised.</w:t>
      </w:r>
      <w:r w:rsidRPr="00067AD0">
        <w:rPr>
          <w:rFonts w:eastAsia="Times New Roman" w:cstheme="minorHAnsi"/>
          <w:kern w:val="0"/>
          <w:sz w:val="24"/>
          <w:szCs w:val="24"/>
          <w14:ligatures w14:val="none"/>
        </w:rPr>
        <w:br/>
        <w:t>She had always preferred certainty, even when it cut.</w:t>
      </w:r>
    </w:p>
    <w:p w14:paraId="54C2D36A"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 arranged for your payment,” she said. “Full contract. Hazard bonus. Ted as well.”</w:t>
      </w:r>
    </w:p>
    <w:p w14:paraId="51355DCD"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“That will help.”</w:t>
      </w:r>
    </w:p>
    <w:p w14:paraId="075C6894"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“It will not repair the Star,” she replied.</w:t>
      </w:r>
    </w:p>
    <w:p w14:paraId="7F24A6D7"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“No.”</w:t>
      </w:r>
    </w:p>
    <w:p w14:paraId="3C218556"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did not tell her that he had already walked the hull.</w:t>
      </w:r>
      <w:r w:rsidRPr="00067AD0">
        <w:rPr>
          <w:rFonts w:eastAsia="Times New Roman" w:cstheme="minorHAnsi"/>
          <w:kern w:val="0"/>
          <w:sz w:val="24"/>
          <w:szCs w:val="24"/>
          <w14:ligatures w14:val="none"/>
        </w:rPr>
        <w:br/>
        <w:t>Did not tell her about the eye that was still there.</w:t>
      </w:r>
      <w:r w:rsidRPr="00067AD0">
        <w:rPr>
          <w:rFonts w:eastAsia="Times New Roman" w:cstheme="minorHAnsi"/>
          <w:kern w:val="0"/>
          <w:sz w:val="24"/>
          <w:szCs w:val="24"/>
          <w14:ligatures w14:val="none"/>
        </w:rPr>
        <w:br/>
        <w:t>Did not tell her that the cockpit felt smaller.</w:t>
      </w:r>
      <w:r w:rsidRPr="00067AD0">
        <w:rPr>
          <w:rFonts w:eastAsia="Times New Roman" w:cstheme="minorHAnsi"/>
          <w:kern w:val="0"/>
          <w:sz w:val="24"/>
          <w:szCs w:val="24"/>
          <w14:ligatures w14:val="none"/>
        </w:rPr>
        <w:br/>
        <w:t>Did not tell her that it would feel smaller without her.</w:t>
      </w:r>
    </w:p>
    <w:p w14:paraId="6D04F83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They sat in silence a moment longer.</w:t>
      </w:r>
    </w:p>
    <w:p w14:paraId="72B2B310"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Then she straightened.</w:t>
      </w:r>
    </w:p>
    <w:p w14:paraId="4C8C5470"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“There is something else,” she said.</w:t>
      </w:r>
    </w:p>
    <w:p w14:paraId="3E902E9F"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waited.</w:t>
      </w:r>
    </w:p>
    <w:p w14:paraId="3C594CC0"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She hesitated — just enough to show it was not casual.</w:t>
      </w:r>
    </w:p>
    <w:p w14:paraId="48E22410"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“The promotion was not inevitable,” she said. “The timing. The board review. Certain… objections disappeared.”</w:t>
      </w:r>
    </w:p>
    <w:p w14:paraId="268E4A2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Mosby met her eyes.</w:t>
      </w:r>
    </w:p>
    <w:p w14:paraId="3BBEEFC4"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“You think it intervened.”</w:t>
      </w:r>
    </w:p>
    <w:p w14:paraId="2700FDE2"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lastRenderedPageBreak/>
        <w:t>“I think probability shifted,” she said carefully. “In my favor. In ways that feel… instructive.”</w:t>
      </w:r>
    </w:p>
    <w:p w14:paraId="6C188C1C"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“Reward?” he asked.</w:t>
      </w:r>
    </w:p>
    <w:p w14:paraId="04C3F32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She shook her head slowly.</w:t>
      </w:r>
    </w:p>
    <w:p w14:paraId="6C54D97D"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“No,” she said. “Burden.”</w:t>
      </w:r>
    </w:p>
    <w:p w14:paraId="0E288FF1"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That landed.</w:t>
      </w:r>
    </w:p>
    <w:p w14:paraId="4526CA05"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“Power,” she added quietly, “without the illusion of control.”</w:t>
      </w:r>
    </w:p>
    <w:p w14:paraId="7C2107DE"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studied her face.</w:t>
      </w:r>
    </w:p>
    <w:p w14:paraId="1A37B8A0"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“You do not like lessons,” he said.</w:t>
      </w:r>
    </w:p>
    <w:p w14:paraId="66B29808"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“No,” she admitted. “I prefer outcomes.”</w:t>
      </w:r>
    </w:p>
    <w:p w14:paraId="6C7F56CD"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A faint ghost of a smile passed between them.</w:t>
      </w:r>
      <w:r w:rsidRPr="00067AD0">
        <w:rPr>
          <w:rFonts w:eastAsia="Times New Roman" w:cstheme="minorHAnsi"/>
          <w:kern w:val="0"/>
          <w:sz w:val="24"/>
          <w:szCs w:val="24"/>
          <w14:ligatures w14:val="none"/>
        </w:rPr>
        <w:br/>
        <w:t>It lingered a fraction longer than it should have.</w:t>
      </w:r>
    </w:p>
    <w:p w14:paraId="6C31E5E3"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Then it was gone.</w:t>
      </w:r>
    </w:p>
    <w:p w14:paraId="514D3990"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She stood.</w:t>
      </w:r>
    </w:p>
    <w:p w14:paraId="1AA62C25"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“Goodbye, Mosby.”</w:t>
      </w:r>
    </w:p>
    <w:p w14:paraId="73F85151"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“Goodbye, Sael.”</w:t>
      </w:r>
    </w:p>
    <w:p w14:paraId="18549461"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She turned and walked away without looking back.</w:t>
      </w:r>
    </w:p>
    <w:p w14:paraId="7FCCFBC4"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He watched her reflection in the viewport until it disappeared into the moving crowd.</w:t>
      </w:r>
      <w:r w:rsidRPr="00067AD0">
        <w:rPr>
          <w:rFonts w:eastAsia="Times New Roman" w:cstheme="minorHAnsi"/>
          <w:kern w:val="0"/>
          <w:sz w:val="24"/>
          <w:szCs w:val="24"/>
          <w14:ligatures w14:val="none"/>
        </w:rPr>
        <w:br/>
        <w:t>He did not rise.</w:t>
      </w:r>
    </w:p>
    <w:p w14:paraId="75E386AF"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Outside, the broken gate hung in silence.</w:t>
      </w:r>
    </w:p>
    <w:p w14:paraId="34B2EAC6" w14:textId="77777777" w:rsidR="00067AD0" w:rsidRPr="00067AD0" w:rsidRDefault="00067AD0" w:rsidP="00067AD0">
      <w:pPr>
        <w:spacing w:before="100" w:beforeAutospacing="1" w:after="100" w:afterAutospacing="1" w:line="240" w:lineRule="auto"/>
        <w:rPr>
          <w:rFonts w:eastAsia="Times New Roman" w:cstheme="minorHAnsi"/>
          <w:kern w:val="0"/>
          <w:sz w:val="24"/>
          <w:szCs w:val="24"/>
          <w14:ligatures w14:val="none"/>
        </w:rPr>
      </w:pPr>
      <w:r w:rsidRPr="00067AD0">
        <w:rPr>
          <w:rFonts w:eastAsia="Times New Roman" w:cstheme="minorHAnsi"/>
          <w:kern w:val="0"/>
          <w:sz w:val="24"/>
          <w:szCs w:val="24"/>
          <w14:ligatures w14:val="none"/>
        </w:rPr>
        <w:t>Inside, Mosby finished his food — designed by committee and tasting like compromise — and sat a while longer before returning to Bay Three.</w:t>
      </w:r>
    </w:p>
    <w:p w14:paraId="35BB34AC" w14:textId="0B5F0C74" w:rsidR="00756D4E" w:rsidRPr="001D45B0" w:rsidRDefault="00756D4E" w:rsidP="00756D4E">
      <w:pPr>
        <w:rPr>
          <w:rFonts w:cstheme="minorHAnsi"/>
          <w:sz w:val="24"/>
          <w:szCs w:val="24"/>
        </w:rPr>
      </w:pPr>
      <w:r w:rsidRPr="001D45B0">
        <w:rPr>
          <w:rFonts w:cstheme="minorHAnsi"/>
          <w:sz w:val="24"/>
          <w:szCs w:val="24"/>
        </w:rPr>
        <w:t>The Next Morning</w:t>
      </w:r>
      <w:r w:rsidR="00D2065D" w:rsidRPr="00303D85">
        <w:rPr>
          <w:rFonts w:cstheme="minorHAnsi"/>
          <w:sz w:val="24"/>
          <w:szCs w:val="24"/>
        </w:rPr>
        <w:t xml:space="preserve"> </w:t>
      </w:r>
      <w:r w:rsidRPr="001D45B0">
        <w:rPr>
          <w:rFonts w:cstheme="minorHAnsi"/>
          <w:sz w:val="24"/>
          <w:szCs w:val="24"/>
        </w:rPr>
        <w:t xml:space="preserve">Ted was in the engine compartment when Mosby </w:t>
      </w:r>
      <w:r w:rsidR="00D2065D" w:rsidRPr="00303D85">
        <w:rPr>
          <w:rFonts w:cstheme="minorHAnsi"/>
          <w:sz w:val="24"/>
          <w:szCs w:val="24"/>
        </w:rPr>
        <w:t>entered the Bay Three</w:t>
      </w:r>
      <w:r w:rsidRPr="001D45B0">
        <w:rPr>
          <w:rFonts w:cstheme="minorHAnsi"/>
          <w:sz w:val="24"/>
          <w:szCs w:val="24"/>
        </w:rPr>
        <w:t>.</w:t>
      </w:r>
    </w:p>
    <w:p w14:paraId="69E06D65" w14:textId="77777777" w:rsidR="00756D4E" w:rsidRPr="001D45B0" w:rsidRDefault="00756D4E" w:rsidP="00756D4E">
      <w:pPr>
        <w:rPr>
          <w:rFonts w:cstheme="minorHAnsi"/>
          <w:sz w:val="24"/>
          <w:szCs w:val="24"/>
        </w:rPr>
      </w:pPr>
      <w:r w:rsidRPr="001D45B0">
        <w:rPr>
          <w:rFonts w:cstheme="minorHAnsi"/>
          <w:sz w:val="24"/>
          <w:szCs w:val="24"/>
        </w:rPr>
        <w:t>Panels open. Tools laid out in careful rows. He’d already started.</w:t>
      </w:r>
    </w:p>
    <w:p w14:paraId="61D19D65" w14:textId="77777777" w:rsidR="00756D4E" w:rsidRPr="001D45B0" w:rsidRDefault="00756D4E" w:rsidP="00756D4E">
      <w:pPr>
        <w:rPr>
          <w:rFonts w:cstheme="minorHAnsi"/>
          <w:sz w:val="24"/>
          <w:szCs w:val="24"/>
        </w:rPr>
      </w:pPr>
      <w:r w:rsidRPr="001D45B0">
        <w:rPr>
          <w:rFonts w:cstheme="minorHAnsi"/>
          <w:sz w:val="24"/>
          <w:szCs w:val="24"/>
        </w:rPr>
        <w:t>Of course he had.</w:t>
      </w:r>
    </w:p>
    <w:p w14:paraId="41902680" w14:textId="77777777" w:rsidR="00756D4E" w:rsidRPr="001D45B0" w:rsidRDefault="00756D4E" w:rsidP="00756D4E">
      <w:pPr>
        <w:rPr>
          <w:rFonts w:cstheme="minorHAnsi"/>
          <w:sz w:val="24"/>
          <w:szCs w:val="24"/>
        </w:rPr>
      </w:pPr>
      <w:r w:rsidRPr="001D45B0">
        <w:rPr>
          <w:rFonts w:cstheme="minorHAnsi"/>
          <w:sz w:val="24"/>
          <w:szCs w:val="24"/>
        </w:rPr>
        <w:lastRenderedPageBreak/>
        <w:t>“She paid us,” Mosby said, leaning into the hatch.</w:t>
      </w:r>
    </w:p>
    <w:p w14:paraId="5221CB2D" w14:textId="77777777" w:rsidR="00756D4E" w:rsidRPr="001D45B0" w:rsidRDefault="00756D4E" w:rsidP="00756D4E">
      <w:pPr>
        <w:rPr>
          <w:rFonts w:cstheme="minorHAnsi"/>
          <w:sz w:val="24"/>
          <w:szCs w:val="24"/>
        </w:rPr>
      </w:pPr>
      <w:r w:rsidRPr="001D45B0">
        <w:rPr>
          <w:rFonts w:cstheme="minorHAnsi"/>
          <w:sz w:val="24"/>
          <w:szCs w:val="24"/>
        </w:rPr>
        <w:t>Ted made a thoughtful sound without looking up.</w:t>
      </w:r>
      <w:r w:rsidRPr="001D45B0">
        <w:rPr>
          <w:rFonts w:cstheme="minorHAnsi"/>
          <w:sz w:val="24"/>
          <w:szCs w:val="24"/>
        </w:rPr>
        <w:br/>
        <w:t>“Yes. I have received the transfer.”</w:t>
      </w:r>
    </w:p>
    <w:p w14:paraId="757C4C8B" w14:textId="77777777" w:rsidR="00756D4E" w:rsidRPr="001D45B0" w:rsidRDefault="00756D4E" w:rsidP="00756D4E">
      <w:pPr>
        <w:rPr>
          <w:rFonts w:cstheme="minorHAnsi"/>
          <w:sz w:val="24"/>
          <w:szCs w:val="24"/>
        </w:rPr>
      </w:pPr>
      <w:r w:rsidRPr="001D45B0">
        <w:rPr>
          <w:rFonts w:cstheme="minorHAnsi"/>
          <w:sz w:val="24"/>
          <w:szCs w:val="24"/>
        </w:rPr>
        <w:t>He paused.</w:t>
      </w:r>
    </w:p>
    <w:p w14:paraId="3C917079" w14:textId="77777777" w:rsidR="00756D4E" w:rsidRPr="001D45B0" w:rsidRDefault="00756D4E" w:rsidP="00756D4E">
      <w:pPr>
        <w:rPr>
          <w:rFonts w:cstheme="minorHAnsi"/>
          <w:sz w:val="24"/>
          <w:szCs w:val="24"/>
        </w:rPr>
      </w:pPr>
      <w:r w:rsidRPr="001D45B0">
        <w:rPr>
          <w:rFonts w:cstheme="minorHAnsi"/>
          <w:sz w:val="24"/>
          <w:szCs w:val="24"/>
        </w:rPr>
        <w:t>Then frowned slightly at his wrist display.</w:t>
      </w:r>
    </w:p>
    <w:p w14:paraId="3294B517" w14:textId="77777777" w:rsidR="00756D4E" w:rsidRPr="001D45B0" w:rsidRDefault="00756D4E" w:rsidP="00756D4E">
      <w:pPr>
        <w:rPr>
          <w:rFonts w:cstheme="minorHAnsi"/>
          <w:sz w:val="24"/>
          <w:szCs w:val="24"/>
        </w:rPr>
      </w:pPr>
      <w:r w:rsidRPr="001D45B0">
        <w:rPr>
          <w:rFonts w:cstheme="minorHAnsi"/>
          <w:sz w:val="24"/>
          <w:szCs w:val="24"/>
        </w:rPr>
        <w:t>“Friend Mosby,” he said carefully, “I am observing an additional deposit.”</w:t>
      </w:r>
    </w:p>
    <w:p w14:paraId="0DF3F2C0" w14:textId="77777777" w:rsidR="00756D4E" w:rsidRPr="001D45B0" w:rsidRDefault="00756D4E" w:rsidP="00756D4E">
      <w:pPr>
        <w:rPr>
          <w:rFonts w:cstheme="minorHAnsi"/>
          <w:sz w:val="24"/>
          <w:szCs w:val="24"/>
        </w:rPr>
      </w:pPr>
      <w:r w:rsidRPr="001D45B0">
        <w:rPr>
          <w:rFonts w:cstheme="minorHAnsi"/>
          <w:sz w:val="24"/>
          <w:szCs w:val="24"/>
        </w:rPr>
        <w:t>Mosby straightened.</w:t>
      </w:r>
    </w:p>
    <w:p w14:paraId="62B4567C" w14:textId="77777777" w:rsidR="00756D4E" w:rsidRPr="001D45B0" w:rsidRDefault="00756D4E" w:rsidP="00756D4E">
      <w:pPr>
        <w:rPr>
          <w:rFonts w:cstheme="minorHAnsi"/>
          <w:sz w:val="24"/>
          <w:szCs w:val="24"/>
        </w:rPr>
      </w:pPr>
      <w:r w:rsidRPr="001D45B0">
        <w:rPr>
          <w:rFonts w:cstheme="minorHAnsi"/>
          <w:sz w:val="24"/>
          <w:szCs w:val="24"/>
        </w:rPr>
        <w:t>“What?”</w:t>
      </w:r>
    </w:p>
    <w:p w14:paraId="3B66CFBA" w14:textId="77777777" w:rsidR="00756D4E" w:rsidRPr="001D45B0" w:rsidRDefault="00756D4E" w:rsidP="00756D4E">
      <w:pPr>
        <w:rPr>
          <w:rFonts w:cstheme="minorHAnsi"/>
          <w:sz w:val="24"/>
          <w:szCs w:val="24"/>
        </w:rPr>
      </w:pPr>
      <w:r w:rsidRPr="001D45B0">
        <w:rPr>
          <w:rFonts w:cstheme="minorHAnsi"/>
          <w:sz w:val="24"/>
          <w:szCs w:val="24"/>
        </w:rPr>
        <w:t>Ted rotated the display toward him.</w:t>
      </w:r>
    </w:p>
    <w:p w14:paraId="723BF5FF" w14:textId="77777777" w:rsidR="00756D4E" w:rsidRPr="001D45B0" w:rsidRDefault="00756D4E" w:rsidP="00756D4E">
      <w:pPr>
        <w:rPr>
          <w:rFonts w:cstheme="minorHAnsi"/>
          <w:sz w:val="24"/>
          <w:szCs w:val="24"/>
        </w:rPr>
      </w:pPr>
      <w:r w:rsidRPr="001D45B0">
        <w:rPr>
          <w:rFonts w:cstheme="minorHAnsi"/>
          <w:sz w:val="24"/>
          <w:szCs w:val="24"/>
        </w:rPr>
        <w:t>“I do not recognize the source,” Ted said. “It is… substantial.”</w:t>
      </w:r>
    </w:p>
    <w:p w14:paraId="01593944" w14:textId="77777777" w:rsidR="00756D4E" w:rsidRPr="001D45B0" w:rsidRDefault="00756D4E" w:rsidP="00756D4E">
      <w:pPr>
        <w:rPr>
          <w:rFonts w:cstheme="minorHAnsi"/>
          <w:sz w:val="24"/>
          <w:szCs w:val="24"/>
        </w:rPr>
      </w:pPr>
      <w:r w:rsidRPr="001D45B0">
        <w:rPr>
          <w:rFonts w:cstheme="minorHAnsi"/>
          <w:sz w:val="24"/>
          <w:szCs w:val="24"/>
        </w:rPr>
        <w:t>Mosby pulled up his own account.</w:t>
      </w:r>
    </w:p>
    <w:p w14:paraId="56F6A278" w14:textId="77777777" w:rsidR="00756D4E" w:rsidRPr="001D45B0" w:rsidRDefault="00756D4E" w:rsidP="00756D4E">
      <w:pPr>
        <w:rPr>
          <w:rFonts w:cstheme="minorHAnsi"/>
          <w:sz w:val="24"/>
          <w:szCs w:val="24"/>
        </w:rPr>
      </w:pPr>
      <w:r w:rsidRPr="001D45B0">
        <w:rPr>
          <w:rFonts w:cstheme="minorHAnsi"/>
          <w:sz w:val="24"/>
          <w:szCs w:val="24"/>
        </w:rPr>
        <w:t>There it was.</w:t>
      </w:r>
    </w:p>
    <w:p w14:paraId="4EC3BB59" w14:textId="77777777" w:rsidR="00756D4E" w:rsidRPr="001D45B0" w:rsidRDefault="00756D4E" w:rsidP="00756D4E">
      <w:pPr>
        <w:rPr>
          <w:rFonts w:cstheme="minorHAnsi"/>
          <w:sz w:val="24"/>
          <w:szCs w:val="24"/>
        </w:rPr>
      </w:pPr>
      <w:r w:rsidRPr="001D45B0">
        <w:rPr>
          <w:rFonts w:cstheme="minorHAnsi"/>
          <w:sz w:val="24"/>
          <w:szCs w:val="24"/>
        </w:rPr>
        <w:t>A second transfer.</w:t>
      </w:r>
    </w:p>
    <w:p w14:paraId="45F71DE6" w14:textId="77777777" w:rsidR="00756D4E" w:rsidRPr="001D45B0" w:rsidRDefault="00756D4E" w:rsidP="00756D4E">
      <w:pPr>
        <w:rPr>
          <w:rFonts w:cstheme="minorHAnsi"/>
          <w:sz w:val="24"/>
          <w:szCs w:val="24"/>
        </w:rPr>
      </w:pPr>
      <w:r w:rsidRPr="001D45B0">
        <w:rPr>
          <w:rFonts w:cstheme="minorHAnsi"/>
          <w:sz w:val="24"/>
          <w:szCs w:val="24"/>
        </w:rPr>
        <w:t>Not labeled anonymous — just procedural. Insurance adjudication code. Gate incident liability. Fast-tracked review.</w:t>
      </w:r>
    </w:p>
    <w:p w14:paraId="3442CEDB" w14:textId="77777777" w:rsidR="00756D4E" w:rsidRPr="001D45B0" w:rsidRDefault="00756D4E" w:rsidP="00756D4E">
      <w:pPr>
        <w:rPr>
          <w:rFonts w:cstheme="minorHAnsi"/>
          <w:sz w:val="24"/>
          <w:szCs w:val="24"/>
        </w:rPr>
      </w:pPr>
      <w:r w:rsidRPr="001D45B0">
        <w:rPr>
          <w:rFonts w:cstheme="minorHAnsi"/>
          <w:sz w:val="24"/>
          <w:szCs w:val="24"/>
        </w:rPr>
        <w:t>Clean.</w:t>
      </w:r>
    </w:p>
    <w:p w14:paraId="02067A49" w14:textId="77777777" w:rsidR="00756D4E" w:rsidRPr="001D45B0" w:rsidRDefault="00756D4E" w:rsidP="00756D4E">
      <w:pPr>
        <w:rPr>
          <w:rFonts w:cstheme="minorHAnsi"/>
          <w:sz w:val="24"/>
          <w:szCs w:val="24"/>
        </w:rPr>
      </w:pPr>
      <w:r w:rsidRPr="001D45B0">
        <w:rPr>
          <w:rFonts w:cstheme="minorHAnsi"/>
          <w:sz w:val="24"/>
          <w:szCs w:val="24"/>
        </w:rPr>
        <w:t>Approved.</w:t>
      </w:r>
    </w:p>
    <w:p w14:paraId="4D8DE403" w14:textId="77777777" w:rsidR="00756D4E" w:rsidRPr="001D45B0" w:rsidRDefault="00756D4E" w:rsidP="00756D4E">
      <w:pPr>
        <w:rPr>
          <w:rFonts w:cstheme="minorHAnsi"/>
          <w:sz w:val="24"/>
          <w:szCs w:val="24"/>
        </w:rPr>
      </w:pPr>
      <w:r w:rsidRPr="001D45B0">
        <w:rPr>
          <w:rFonts w:cstheme="minorHAnsi"/>
          <w:sz w:val="24"/>
          <w:szCs w:val="24"/>
        </w:rPr>
        <w:t>Immediate.</w:t>
      </w:r>
    </w:p>
    <w:p w14:paraId="57712859" w14:textId="77777777" w:rsidR="00756D4E" w:rsidRPr="001D45B0" w:rsidRDefault="00756D4E" w:rsidP="00756D4E">
      <w:pPr>
        <w:rPr>
          <w:rFonts w:cstheme="minorHAnsi"/>
          <w:sz w:val="24"/>
          <w:szCs w:val="24"/>
        </w:rPr>
      </w:pPr>
      <w:r w:rsidRPr="001D45B0">
        <w:rPr>
          <w:rFonts w:cstheme="minorHAnsi"/>
          <w:sz w:val="24"/>
          <w:szCs w:val="24"/>
        </w:rPr>
        <w:t>He stared at the timestamp.</w:t>
      </w:r>
    </w:p>
    <w:p w14:paraId="2B25C656" w14:textId="77777777" w:rsidR="00756D4E" w:rsidRPr="001D45B0" w:rsidRDefault="00756D4E" w:rsidP="00756D4E">
      <w:pPr>
        <w:rPr>
          <w:rFonts w:cstheme="minorHAnsi"/>
          <w:sz w:val="24"/>
          <w:szCs w:val="24"/>
        </w:rPr>
      </w:pPr>
      <w:r w:rsidRPr="001D45B0">
        <w:rPr>
          <w:rFonts w:cstheme="minorHAnsi"/>
          <w:sz w:val="24"/>
          <w:szCs w:val="24"/>
        </w:rPr>
        <w:t>“Gate collapse damages,” he read quietly.</w:t>
      </w:r>
    </w:p>
    <w:p w14:paraId="63368936" w14:textId="77777777" w:rsidR="00756D4E" w:rsidRPr="001D45B0" w:rsidRDefault="00756D4E" w:rsidP="00756D4E">
      <w:pPr>
        <w:rPr>
          <w:rFonts w:cstheme="minorHAnsi"/>
          <w:sz w:val="24"/>
          <w:szCs w:val="24"/>
        </w:rPr>
      </w:pPr>
      <w:r w:rsidRPr="001D45B0">
        <w:rPr>
          <w:rFonts w:cstheme="minorHAnsi"/>
          <w:sz w:val="24"/>
          <w:szCs w:val="24"/>
        </w:rPr>
        <w:t>Ted’s head tilted.</w:t>
      </w:r>
    </w:p>
    <w:p w14:paraId="3E3AD0C2" w14:textId="77777777" w:rsidR="00756D4E" w:rsidRPr="001D45B0" w:rsidRDefault="00756D4E" w:rsidP="00756D4E">
      <w:pPr>
        <w:rPr>
          <w:rFonts w:cstheme="minorHAnsi"/>
          <w:sz w:val="24"/>
          <w:szCs w:val="24"/>
        </w:rPr>
      </w:pPr>
      <w:r w:rsidRPr="001D45B0">
        <w:rPr>
          <w:rFonts w:cstheme="minorHAnsi"/>
          <w:sz w:val="24"/>
          <w:szCs w:val="24"/>
        </w:rPr>
        <w:t>“That was processed with improbable efficiency,” he said.</w:t>
      </w:r>
    </w:p>
    <w:p w14:paraId="71676AC8" w14:textId="77777777" w:rsidR="00756D4E" w:rsidRPr="001D45B0" w:rsidRDefault="00756D4E" w:rsidP="00756D4E">
      <w:pPr>
        <w:rPr>
          <w:rFonts w:cstheme="minorHAnsi"/>
          <w:sz w:val="24"/>
          <w:szCs w:val="24"/>
        </w:rPr>
      </w:pPr>
      <w:r w:rsidRPr="001D45B0">
        <w:rPr>
          <w:rFonts w:cstheme="minorHAnsi"/>
          <w:sz w:val="24"/>
          <w:szCs w:val="24"/>
        </w:rPr>
        <w:t>Mosby did the math in his head.</w:t>
      </w:r>
    </w:p>
    <w:p w14:paraId="27785F5D" w14:textId="77777777" w:rsidR="00756D4E" w:rsidRPr="001D45B0" w:rsidRDefault="00756D4E" w:rsidP="00756D4E">
      <w:pPr>
        <w:rPr>
          <w:rFonts w:cstheme="minorHAnsi"/>
          <w:sz w:val="24"/>
          <w:szCs w:val="24"/>
        </w:rPr>
      </w:pPr>
      <w:r w:rsidRPr="001D45B0">
        <w:rPr>
          <w:rFonts w:cstheme="minorHAnsi"/>
          <w:sz w:val="24"/>
          <w:szCs w:val="24"/>
        </w:rPr>
        <w:t>Gate infrastructure failure. Military presence. Multi-jurisdictional inquiry. That kind of payout usually took months.</w:t>
      </w:r>
    </w:p>
    <w:p w14:paraId="4FEF2B0E" w14:textId="77777777" w:rsidR="00756D4E" w:rsidRPr="001D45B0" w:rsidRDefault="00756D4E" w:rsidP="00756D4E">
      <w:pPr>
        <w:rPr>
          <w:rFonts w:cstheme="minorHAnsi"/>
          <w:sz w:val="24"/>
          <w:szCs w:val="24"/>
        </w:rPr>
      </w:pPr>
      <w:r w:rsidRPr="001D45B0">
        <w:rPr>
          <w:rFonts w:cstheme="minorHAnsi"/>
          <w:sz w:val="24"/>
          <w:szCs w:val="24"/>
        </w:rPr>
        <w:lastRenderedPageBreak/>
        <w:t>Years.</w:t>
      </w:r>
    </w:p>
    <w:p w14:paraId="2553A1BD" w14:textId="77777777" w:rsidR="00756D4E" w:rsidRPr="001D45B0" w:rsidRDefault="00756D4E" w:rsidP="00756D4E">
      <w:pPr>
        <w:rPr>
          <w:rFonts w:cstheme="minorHAnsi"/>
          <w:sz w:val="24"/>
          <w:szCs w:val="24"/>
        </w:rPr>
      </w:pPr>
      <w:r w:rsidRPr="001D45B0">
        <w:rPr>
          <w:rFonts w:cstheme="minorHAnsi"/>
          <w:sz w:val="24"/>
          <w:szCs w:val="24"/>
        </w:rPr>
        <w:t>This one had taken forty-eight hours.</w:t>
      </w:r>
    </w:p>
    <w:p w14:paraId="1470877C" w14:textId="77777777" w:rsidR="00756D4E" w:rsidRPr="001D45B0" w:rsidRDefault="00756D4E" w:rsidP="00756D4E">
      <w:pPr>
        <w:rPr>
          <w:rFonts w:cstheme="minorHAnsi"/>
          <w:sz w:val="24"/>
          <w:szCs w:val="24"/>
        </w:rPr>
      </w:pPr>
      <w:r w:rsidRPr="001D45B0">
        <w:rPr>
          <w:rFonts w:cstheme="minorHAnsi"/>
          <w:sz w:val="24"/>
          <w:szCs w:val="24"/>
        </w:rPr>
        <w:t>He looked at the number again.</w:t>
      </w:r>
    </w:p>
    <w:p w14:paraId="3C0A5FE3" w14:textId="77777777" w:rsidR="00756D4E" w:rsidRPr="001D45B0" w:rsidRDefault="00756D4E" w:rsidP="00756D4E">
      <w:pPr>
        <w:rPr>
          <w:rFonts w:cstheme="minorHAnsi"/>
          <w:sz w:val="24"/>
          <w:szCs w:val="24"/>
        </w:rPr>
      </w:pPr>
      <w:r w:rsidRPr="001D45B0">
        <w:rPr>
          <w:rFonts w:cstheme="minorHAnsi"/>
          <w:sz w:val="24"/>
          <w:szCs w:val="24"/>
        </w:rPr>
        <w:t>Large enough to rebuild the drive housing.</w:t>
      </w:r>
    </w:p>
    <w:p w14:paraId="750D5803" w14:textId="77777777" w:rsidR="00756D4E" w:rsidRPr="001D45B0" w:rsidRDefault="00756D4E" w:rsidP="00756D4E">
      <w:pPr>
        <w:rPr>
          <w:rFonts w:cstheme="minorHAnsi"/>
          <w:sz w:val="24"/>
          <w:szCs w:val="24"/>
        </w:rPr>
      </w:pPr>
      <w:r w:rsidRPr="001D45B0">
        <w:rPr>
          <w:rFonts w:cstheme="minorHAnsi"/>
          <w:sz w:val="24"/>
          <w:szCs w:val="24"/>
        </w:rPr>
        <w:t>Large enough to strip the hull and replate her properly.</w:t>
      </w:r>
    </w:p>
    <w:p w14:paraId="1BF64F0C" w14:textId="77777777" w:rsidR="00756D4E" w:rsidRPr="001D45B0" w:rsidRDefault="00756D4E" w:rsidP="00756D4E">
      <w:pPr>
        <w:rPr>
          <w:rFonts w:cstheme="minorHAnsi"/>
          <w:sz w:val="24"/>
          <w:szCs w:val="24"/>
        </w:rPr>
      </w:pPr>
      <w:r w:rsidRPr="001D45B0">
        <w:rPr>
          <w:rFonts w:cstheme="minorHAnsi"/>
          <w:sz w:val="24"/>
          <w:szCs w:val="24"/>
        </w:rPr>
        <w:t>Large enough to stop worrying about choosing between structural integrity and food.</w:t>
      </w:r>
    </w:p>
    <w:p w14:paraId="53433ED3" w14:textId="77777777" w:rsidR="00756D4E" w:rsidRPr="001D45B0" w:rsidRDefault="00756D4E" w:rsidP="00756D4E">
      <w:pPr>
        <w:rPr>
          <w:rFonts w:cstheme="minorHAnsi"/>
          <w:sz w:val="24"/>
          <w:szCs w:val="24"/>
        </w:rPr>
      </w:pPr>
      <w:r w:rsidRPr="001D45B0">
        <w:rPr>
          <w:rFonts w:cstheme="minorHAnsi"/>
          <w:sz w:val="24"/>
          <w:szCs w:val="24"/>
        </w:rPr>
        <w:t>Ted watched him.</w:t>
      </w:r>
    </w:p>
    <w:p w14:paraId="55CDF8B9" w14:textId="77777777" w:rsidR="00756D4E" w:rsidRPr="001D45B0" w:rsidRDefault="00756D4E" w:rsidP="00756D4E">
      <w:pPr>
        <w:rPr>
          <w:rFonts w:cstheme="minorHAnsi"/>
          <w:sz w:val="24"/>
          <w:szCs w:val="24"/>
        </w:rPr>
      </w:pPr>
      <w:r w:rsidRPr="001D45B0">
        <w:rPr>
          <w:rFonts w:cstheme="minorHAnsi"/>
          <w:sz w:val="24"/>
          <w:szCs w:val="24"/>
        </w:rPr>
        <w:t>“Do you suppose,” Ted asked gently, “this is coincidence?”</w:t>
      </w:r>
    </w:p>
    <w:p w14:paraId="59CBA367" w14:textId="77777777" w:rsidR="00756D4E" w:rsidRPr="001D45B0" w:rsidRDefault="00756D4E" w:rsidP="00756D4E">
      <w:pPr>
        <w:rPr>
          <w:rFonts w:cstheme="minorHAnsi"/>
          <w:sz w:val="24"/>
          <w:szCs w:val="24"/>
        </w:rPr>
      </w:pPr>
      <w:r w:rsidRPr="001D45B0">
        <w:rPr>
          <w:rFonts w:cstheme="minorHAnsi"/>
          <w:sz w:val="24"/>
          <w:szCs w:val="24"/>
        </w:rPr>
        <w:t>Mosby let out a slow breath.</w:t>
      </w:r>
    </w:p>
    <w:p w14:paraId="74488A38" w14:textId="77777777" w:rsidR="00756D4E" w:rsidRPr="001D45B0" w:rsidRDefault="00756D4E" w:rsidP="00756D4E">
      <w:pPr>
        <w:rPr>
          <w:rFonts w:cstheme="minorHAnsi"/>
          <w:sz w:val="24"/>
          <w:szCs w:val="24"/>
        </w:rPr>
      </w:pPr>
      <w:r w:rsidRPr="001D45B0">
        <w:rPr>
          <w:rFonts w:cstheme="minorHAnsi"/>
          <w:sz w:val="24"/>
          <w:szCs w:val="24"/>
        </w:rPr>
        <w:t>He thought of Sael’s promotion.</w:t>
      </w:r>
    </w:p>
    <w:p w14:paraId="1DEB8473" w14:textId="77777777" w:rsidR="00756D4E" w:rsidRPr="001D45B0" w:rsidRDefault="00756D4E" w:rsidP="00756D4E">
      <w:pPr>
        <w:rPr>
          <w:rFonts w:cstheme="minorHAnsi"/>
          <w:sz w:val="24"/>
          <w:szCs w:val="24"/>
        </w:rPr>
      </w:pPr>
      <w:r w:rsidRPr="001D45B0">
        <w:rPr>
          <w:rFonts w:cstheme="minorHAnsi"/>
          <w:sz w:val="24"/>
          <w:szCs w:val="24"/>
        </w:rPr>
        <w:t>Of objections disappearing.</w:t>
      </w:r>
    </w:p>
    <w:p w14:paraId="6F44FE3A" w14:textId="77777777" w:rsidR="00756D4E" w:rsidRPr="001D45B0" w:rsidRDefault="00756D4E" w:rsidP="00756D4E">
      <w:pPr>
        <w:rPr>
          <w:rFonts w:cstheme="minorHAnsi"/>
          <w:sz w:val="24"/>
          <w:szCs w:val="24"/>
        </w:rPr>
      </w:pPr>
      <w:r w:rsidRPr="001D45B0">
        <w:rPr>
          <w:rFonts w:cstheme="minorHAnsi"/>
          <w:sz w:val="24"/>
          <w:szCs w:val="24"/>
        </w:rPr>
        <w:t>Of probabilities becoming inevitabilities.</w:t>
      </w:r>
    </w:p>
    <w:p w14:paraId="44D9D7BA" w14:textId="77777777" w:rsidR="00756D4E" w:rsidRPr="001D45B0" w:rsidRDefault="00756D4E" w:rsidP="00756D4E">
      <w:pPr>
        <w:rPr>
          <w:rFonts w:cstheme="minorHAnsi"/>
          <w:sz w:val="24"/>
          <w:szCs w:val="24"/>
        </w:rPr>
      </w:pPr>
      <w:r w:rsidRPr="001D45B0">
        <w:rPr>
          <w:rFonts w:cstheme="minorHAnsi"/>
          <w:sz w:val="24"/>
          <w:szCs w:val="24"/>
        </w:rPr>
        <w:t>“No,” he said.</w:t>
      </w:r>
    </w:p>
    <w:p w14:paraId="7435E0B2" w14:textId="77777777" w:rsidR="00756D4E" w:rsidRPr="001D45B0" w:rsidRDefault="00756D4E" w:rsidP="00756D4E">
      <w:pPr>
        <w:rPr>
          <w:rFonts w:cstheme="minorHAnsi"/>
          <w:sz w:val="24"/>
          <w:szCs w:val="24"/>
        </w:rPr>
      </w:pPr>
      <w:r w:rsidRPr="001D45B0">
        <w:rPr>
          <w:rFonts w:cstheme="minorHAnsi"/>
          <w:sz w:val="24"/>
          <w:szCs w:val="24"/>
        </w:rPr>
        <w:t>He looked around the battered engine bay — torn plating, scorched conduits, pipes from the external tanks still hanging loose where they’d been cut free in desperation.</w:t>
      </w:r>
    </w:p>
    <w:p w14:paraId="51F9FC9B" w14:textId="77777777" w:rsidR="00756D4E" w:rsidRPr="001D45B0" w:rsidRDefault="00756D4E" w:rsidP="00756D4E">
      <w:pPr>
        <w:rPr>
          <w:rFonts w:cstheme="minorHAnsi"/>
          <w:sz w:val="24"/>
          <w:szCs w:val="24"/>
        </w:rPr>
      </w:pPr>
      <w:r w:rsidRPr="001D45B0">
        <w:rPr>
          <w:rFonts w:cstheme="minorHAnsi"/>
          <w:sz w:val="24"/>
          <w:szCs w:val="24"/>
        </w:rPr>
        <w:t>Then back at the numbers.</w:t>
      </w:r>
    </w:p>
    <w:p w14:paraId="7E5CAE88" w14:textId="77777777" w:rsidR="00756D4E" w:rsidRPr="001D45B0" w:rsidRDefault="00756D4E" w:rsidP="00756D4E">
      <w:pPr>
        <w:rPr>
          <w:rFonts w:cstheme="minorHAnsi"/>
          <w:sz w:val="24"/>
          <w:szCs w:val="24"/>
        </w:rPr>
      </w:pPr>
      <w:r w:rsidRPr="001D45B0">
        <w:rPr>
          <w:rFonts w:cstheme="minorHAnsi"/>
          <w:sz w:val="24"/>
          <w:szCs w:val="24"/>
        </w:rPr>
        <w:t>“Maybe,” he said softly, “we’re not done yet.”</w:t>
      </w:r>
    </w:p>
    <w:p w14:paraId="44A08AA5" w14:textId="77777777" w:rsidR="00756D4E" w:rsidRPr="001D45B0" w:rsidRDefault="00756D4E" w:rsidP="00756D4E">
      <w:pPr>
        <w:rPr>
          <w:rFonts w:cstheme="minorHAnsi"/>
          <w:sz w:val="24"/>
          <w:szCs w:val="24"/>
        </w:rPr>
      </w:pPr>
      <w:r w:rsidRPr="001D45B0">
        <w:rPr>
          <w:rFonts w:cstheme="minorHAnsi"/>
          <w:sz w:val="24"/>
          <w:szCs w:val="24"/>
        </w:rPr>
        <w:t>Ted’s eyes brightened just a fraction.</w:t>
      </w:r>
    </w:p>
    <w:p w14:paraId="5DF3C3DE" w14:textId="77777777" w:rsidR="00756D4E" w:rsidRPr="001D45B0" w:rsidRDefault="00756D4E" w:rsidP="00756D4E">
      <w:pPr>
        <w:rPr>
          <w:rFonts w:cstheme="minorHAnsi"/>
          <w:sz w:val="24"/>
          <w:szCs w:val="24"/>
        </w:rPr>
      </w:pPr>
      <w:r w:rsidRPr="001D45B0">
        <w:rPr>
          <w:rFonts w:cstheme="minorHAnsi"/>
          <w:sz w:val="24"/>
          <w:szCs w:val="24"/>
        </w:rPr>
        <w:t>“That,” he said, “would be agreeable.”</w:t>
      </w:r>
    </w:p>
    <w:p w14:paraId="1D05D5DB" w14:textId="77777777" w:rsidR="00756D4E" w:rsidRPr="00303D85" w:rsidRDefault="00756D4E" w:rsidP="00756D4E">
      <w:pPr>
        <w:rPr>
          <w:rFonts w:cstheme="minorHAnsi"/>
          <w:sz w:val="24"/>
          <w:szCs w:val="24"/>
        </w:rPr>
      </w:pPr>
    </w:p>
    <w:p w14:paraId="25E6CFEF"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Days later, Mosby stood alone by an observation window.</w:t>
      </w:r>
      <w:r w:rsidRPr="00002F85">
        <w:rPr>
          <w:rFonts w:eastAsia="Times New Roman" w:cstheme="minorHAnsi"/>
          <w:kern w:val="0"/>
          <w:sz w:val="24"/>
          <w:szCs w:val="24"/>
          <w14:ligatures w14:val="none"/>
        </w:rPr>
        <w:br/>
        <w:t xml:space="preserve">A </w:t>
      </w:r>
      <w:proofErr w:type="spellStart"/>
      <w:r w:rsidRPr="00002F85">
        <w:rPr>
          <w:rFonts w:eastAsia="Times New Roman" w:cstheme="minorHAnsi"/>
          <w:kern w:val="0"/>
          <w:sz w:val="24"/>
          <w:szCs w:val="24"/>
          <w14:ligatures w14:val="none"/>
        </w:rPr>
        <w:t>Thalean</w:t>
      </w:r>
      <w:proofErr w:type="spellEnd"/>
      <w:r w:rsidRPr="00002F85">
        <w:rPr>
          <w:rFonts w:eastAsia="Times New Roman" w:cstheme="minorHAnsi"/>
          <w:kern w:val="0"/>
          <w:sz w:val="24"/>
          <w:szCs w:val="24"/>
          <w14:ligatures w14:val="none"/>
        </w:rPr>
        <w:t xml:space="preserve"> transport prepared to depart, and Sael Vareni </w:t>
      </w:r>
      <w:proofErr w:type="spellStart"/>
      <w:r w:rsidRPr="00002F85">
        <w:rPr>
          <w:rFonts w:eastAsia="Times New Roman" w:cstheme="minorHAnsi"/>
          <w:kern w:val="0"/>
          <w:sz w:val="24"/>
          <w:szCs w:val="24"/>
          <w14:ligatures w14:val="none"/>
        </w:rPr>
        <w:t>ir’Elisand</w:t>
      </w:r>
      <w:proofErr w:type="spellEnd"/>
      <w:r w:rsidRPr="00002F85">
        <w:rPr>
          <w:rFonts w:eastAsia="Times New Roman" w:cstheme="minorHAnsi"/>
          <w:kern w:val="0"/>
          <w:sz w:val="24"/>
          <w:szCs w:val="24"/>
          <w14:ligatures w14:val="none"/>
        </w:rPr>
        <w:t xml:space="preserve"> was aboard, returning to the world from which she had come.</w:t>
      </w:r>
      <w:r w:rsidRPr="00002F85">
        <w:rPr>
          <w:rFonts w:eastAsia="Times New Roman" w:cstheme="minorHAnsi"/>
          <w:kern w:val="0"/>
          <w:sz w:val="24"/>
          <w:szCs w:val="24"/>
          <w14:ligatures w14:val="none"/>
        </w:rPr>
        <w:br/>
        <w:t>He watched as the mooring clamps disengaged and the transport’s thrusters nudged it gently away from the facility.</w:t>
      </w:r>
      <w:r w:rsidRPr="00002F85">
        <w:rPr>
          <w:rFonts w:eastAsia="Times New Roman" w:cstheme="minorHAnsi"/>
          <w:kern w:val="0"/>
          <w:sz w:val="24"/>
          <w:szCs w:val="24"/>
          <w14:ligatures w14:val="none"/>
        </w:rPr>
        <w:br/>
        <w:t xml:space="preserve">Beyond it, framed against the black, hung the temporary gate the Solarian Navy had erected — a skeletal ring of light and scaffolding, already burdened with cautious traffic as trade edged </w:t>
      </w:r>
      <w:r w:rsidRPr="00002F85">
        <w:rPr>
          <w:rFonts w:eastAsia="Times New Roman" w:cstheme="minorHAnsi"/>
          <w:kern w:val="0"/>
          <w:sz w:val="24"/>
          <w:szCs w:val="24"/>
          <w14:ligatures w14:val="none"/>
        </w:rPr>
        <w:lastRenderedPageBreak/>
        <w:t>back into the wounded system.</w:t>
      </w:r>
      <w:r w:rsidRPr="00002F85">
        <w:rPr>
          <w:rFonts w:eastAsia="Times New Roman" w:cstheme="minorHAnsi"/>
          <w:kern w:val="0"/>
          <w:sz w:val="24"/>
          <w:szCs w:val="24"/>
          <w14:ligatures w14:val="none"/>
        </w:rPr>
        <w:br/>
        <w:t>Functional, fragile, necessary.</w:t>
      </w:r>
      <w:r w:rsidRPr="00002F85">
        <w:rPr>
          <w:rFonts w:eastAsia="Times New Roman" w:cstheme="minorHAnsi"/>
          <w:kern w:val="0"/>
          <w:sz w:val="24"/>
          <w:szCs w:val="24"/>
          <w14:ligatures w14:val="none"/>
        </w:rPr>
        <w:br/>
        <w:t>He recognized the sadness before he put a name to it.</w:t>
      </w:r>
      <w:r w:rsidRPr="00002F85">
        <w:rPr>
          <w:rFonts w:eastAsia="Times New Roman" w:cstheme="minorHAnsi"/>
          <w:kern w:val="0"/>
          <w:sz w:val="24"/>
          <w:szCs w:val="24"/>
          <w14:ligatures w14:val="none"/>
        </w:rPr>
        <w:br/>
        <w:t>Not regret. Not exactly.</w:t>
      </w:r>
      <w:r w:rsidRPr="00002F85">
        <w:rPr>
          <w:rFonts w:eastAsia="Times New Roman" w:cstheme="minorHAnsi"/>
          <w:kern w:val="0"/>
          <w:sz w:val="24"/>
          <w:szCs w:val="24"/>
          <w14:ligatures w14:val="none"/>
        </w:rPr>
        <w:br/>
        <w:t>Only the quiet knowledge of a path closed.</w:t>
      </w:r>
      <w:r w:rsidRPr="00002F85">
        <w:rPr>
          <w:rFonts w:eastAsia="Times New Roman" w:cstheme="minorHAnsi"/>
          <w:kern w:val="0"/>
          <w:sz w:val="24"/>
          <w:szCs w:val="24"/>
          <w14:ligatures w14:val="none"/>
        </w:rPr>
        <w:br/>
        <w:t>Would he have done what Sael did, if their positions had been reversed?</w:t>
      </w:r>
      <w:r w:rsidRPr="00002F85">
        <w:rPr>
          <w:rFonts w:eastAsia="Times New Roman" w:cstheme="minorHAnsi"/>
          <w:kern w:val="0"/>
          <w:sz w:val="24"/>
          <w:szCs w:val="24"/>
          <w14:ligatures w14:val="none"/>
        </w:rPr>
        <w:br/>
        <w:t>Would he have stepped between her and history itself?</w:t>
      </w:r>
      <w:r w:rsidRPr="00002F85">
        <w:rPr>
          <w:rFonts w:eastAsia="Times New Roman" w:cstheme="minorHAnsi"/>
          <w:kern w:val="0"/>
          <w:sz w:val="24"/>
          <w:szCs w:val="24"/>
          <w14:ligatures w14:val="none"/>
        </w:rPr>
        <w:br/>
        <w:t>He did not know.</w:t>
      </w:r>
      <w:r w:rsidRPr="00002F85">
        <w:rPr>
          <w:rFonts w:eastAsia="Times New Roman" w:cstheme="minorHAnsi"/>
          <w:kern w:val="0"/>
          <w:sz w:val="24"/>
          <w:szCs w:val="24"/>
          <w14:ligatures w14:val="none"/>
        </w:rPr>
        <w:br/>
        <w:t>That uncertainty troubled him more than her betrayal ever had.</w:t>
      </w:r>
      <w:r w:rsidRPr="00002F85">
        <w:rPr>
          <w:rFonts w:eastAsia="Times New Roman" w:cstheme="minorHAnsi"/>
          <w:kern w:val="0"/>
          <w:sz w:val="24"/>
          <w:szCs w:val="24"/>
          <w14:ligatures w14:val="none"/>
        </w:rPr>
        <w:br/>
        <w:t>The transport joined the outbound queue, gliding toward the shimmering threshold.</w:t>
      </w:r>
      <w:r w:rsidRPr="00002F85">
        <w:rPr>
          <w:rFonts w:eastAsia="Times New Roman" w:cstheme="minorHAnsi"/>
          <w:kern w:val="0"/>
          <w:sz w:val="24"/>
          <w:szCs w:val="24"/>
          <w14:ligatures w14:val="none"/>
        </w:rPr>
        <w:br/>
        <w:t>For a moment it hung there — small and bright against the dark.</w:t>
      </w:r>
      <w:r w:rsidRPr="00002F85">
        <w:rPr>
          <w:rFonts w:eastAsia="Times New Roman" w:cstheme="minorHAnsi"/>
          <w:kern w:val="0"/>
          <w:sz w:val="24"/>
          <w:szCs w:val="24"/>
          <w14:ligatures w14:val="none"/>
        </w:rPr>
        <w:br/>
        <w:t>Then it slipped through and was gone.</w:t>
      </w:r>
      <w:r w:rsidRPr="00002F85">
        <w:rPr>
          <w:rFonts w:eastAsia="Times New Roman" w:cstheme="minorHAnsi"/>
          <w:kern w:val="0"/>
          <w:sz w:val="24"/>
          <w:szCs w:val="24"/>
          <w14:ligatures w14:val="none"/>
        </w:rPr>
        <w:br/>
        <w:t>Mosby released a slow breath he hadn’t realized he was holding.</w:t>
      </w:r>
      <w:r w:rsidRPr="00002F85">
        <w:rPr>
          <w:rFonts w:eastAsia="Times New Roman" w:cstheme="minorHAnsi"/>
          <w:kern w:val="0"/>
          <w:sz w:val="24"/>
          <w:szCs w:val="24"/>
          <w14:ligatures w14:val="none"/>
        </w:rPr>
        <w:br/>
        <w:t>Then he turned and made his way back toward the repair bay.</w:t>
      </w:r>
    </w:p>
    <w:p w14:paraId="22C3C6BD"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 Farther Star had been stripped almost to her frame.</w:t>
      </w:r>
      <w:r w:rsidRPr="00002F85">
        <w:rPr>
          <w:rFonts w:eastAsia="Times New Roman" w:cstheme="minorHAnsi"/>
          <w:kern w:val="0"/>
          <w:sz w:val="24"/>
          <w:szCs w:val="24"/>
          <w14:ligatures w14:val="none"/>
        </w:rPr>
        <w:br/>
        <w:t>Hull plates stacked nearby. Conduits exposed. The drive assembly half-disassembled in a cradle of scaffolding and support arms.</w:t>
      </w:r>
      <w:r w:rsidRPr="00002F85">
        <w:rPr>
          <w:rFonts w:eastAsia="Times New Roman" w:cstheme="minorHAnsi"/>
          <w:kern w:val="0"/>
          <w:sz w:val="24"/>
          <w:szCs w:val="24"/>
          <w14:ligatures w14:val="none"/>
        </w:rPr>
        <w:br/>
        <w:t>She looked worse than she had in space.</w:t>
      </w:r>
      <w:r w:rsidRPr="00002F85">
        <w:rPr>
          <w:rFonts w:eastAsia="Times New Roman" w:cstheme="minorHAnsi"/>
          <w:kern w:val="0"/>
          <w:sz w:val="24"/>
          <w:szCs w:val="24"/>
          <w14:ligatures w14:val="none"/>
        </w:rPr>
        <w:br/>
        <w:t>In space, she’d been wounded.</w:t>
      </w:r>
      <w:r w:rsidRPr="00002F85">
        <w:rPr>
          <w:rFonts w:eastAsia="Times New Roman" w:cstheme="minorHAnsi"/>
          <w:kern w:val="0"/>
          <w:sz w:val="24"/>
          <w:szCs w:val="24"/>
          <w14:ligatures w14:val="none"/>
        </w:rPr>
        <w:br/>
        <w:t>Here, she was honest.</w:t>
      </w:r>
      <w:r w:rsidRPr="00002F85">
        <w:rPr>
          <w:rFonts w:eastAsia="Times New Roman" w:cstheme="minorHAnsi"/>
          <w:kern w:val="0"/>
          <w:sz w:val="24"/>
          <w:szCs w:val="24"/>
          <w14:ligatures w14:val="none"/>
        </w:rPr>
        <w:br/>
        <w:t>Ted stood on an elevated platform, directing a repair team — mostly Talari, with a few humans woven among them. They moved with careful coordination, tools flashing, voices low and focused.</w:t>
      </w:r>
      <w:r w:rsidRPr="00002F85">
        <w:rPr>
          <w:rFonts w:eastAsia="Times New Roman" w:cstheme="minorHAnsi"/>
          <w:kern w:val="0"/>
          <w:sz w:val="24"/>
          <w:szCs w:val="24"/>
          <w14:ligatures w14:val="none"/>
        </w:rPr>
        <w:br/>
        <w:t>The rhythm was steady.</w:t>
      </w:r>
      <w:r w:rsidRPr="00002F85">
        <w:rPr>
          <w:rFonts w:eastAsia="Times New Roman" w:cstheme="minorHAnsi"/>
          <w:kern w:val="0"/>
          <w:sz w:val="24"/>
          <w:szCs w:val="24"/>
          <w14:ligatures w14:val="none"/>
        </w:rPr>
        <w:br/>
        <w:t>Rebuilding, not surviving.</w:t>
      </w:r>
      <w:r w:rsidRPr="00002F85">
        <w:rPr>
          <w:rFonts w:eastAsia="Times New Roman" w:cstheme="minorHAnsi"/>
          <w:kern w:val="0"/>
          <w:sz w:val="24"/>
          <w:szCs w:val="24"/>
          <w14:ligatures w14:val="none"/>
        </w:rPr>
        <w:br/>
        <w:t>Ted paused when he saw Mosby and climbed down the ladder with deliberate care.</w:t>
      </w:r>
      <w:r w:rsidRPr="00002F85">
        <w:rPr>
          <w:rFonts w:eastAsia="Times New Roman" w:cstheme="minorHAnsi"/>
          <w:kern w:val="0"/>
          <w:sz w:val="24"/>
          <w:szCs w:val="24"/>
          <w14:ligatures w14:val="none"/>
        </w:rPr>
        <w:br/>
        <w:t>“Friend Mosby,” he said, “she was a remarkable individual. But conflicted.”</w:t>
      </w:r>
      <w:r w:rsidRPr="00002F85">
        <w:rPr>
          <w:rFonts w:eastAsia="Times New Roman" w:cstheme="minorHAnsi"/>
          <w:kern w:val="0"/>
          <w:sz w:val="24"/>
          <w:szCs w:val="24"/>
          <w14:ligatures w14:val="none"/>
        </w:rPr>
        <w:br/>
        <w:t>Mosby nodded once.</w:t>
      </w:r>
      <w:r w:rsidRPr="00002F85">
        <w:rPr>
          <w:rFonts w:eastAsia="Times New Roman" w:cstheme="minorHAnsi"/>
          <w:kern w:val="0"/>
          <w:sz w:val="24"/>
          <w:szCs w:val="24"/>
          <w14:ligatures w14:val="none"/>
        </w:rPr>
        <w:br/>
        <w:t>“Yeah,” he said. It was all he had.</w:t>
      </w:r>
      <w:r w:rsidRPr="00002F85">
        <w:rPr>
          <w:rFonts w:eastAsia="Times New Roman" w:cstheme="minorHAnsi"/>
          <w:kern w:val="0"/>
          <w:sz w:val="24"/>
          <w:szCs w:val="24"/>
          <w14:ligatures w14:val="none"/>
        </w:rPr>
        <w:br/>
        <w:t>Ted studied him.</w:t>
      </w:r>
      <w:r w:rsidRPr="00002F85">
        <w:rPr>
          <w:rFonts w:eastAsia="Times New Roman" w:cstheme="minorHAnsi"/>
          <w:kern w:val="0"/>
          <w:sz w:val="24"/>
          <w:szCs w:val="24"/>
          <w14:ligatures w14:val="none"/>
        </w:rPr>
        <w:br/>
        <w:t>“You will need to reckon with that.”</w:t>
      </w:r>
      <w:r w:rsidRPr="00002F85">
        <w:rPr>
          <w:rFonts w:eastAsia="Times New Roman" w:cstheme="minorHAnsi"/>
          <w:kern w:val="0"/>
          <w:sz w:val="24"/>
          <w:szCs w:val="24"/>
          <w14:ligatures w14:val="none"/>
        </w:rPr>
        <w:br/>
        <w:t>Mosby gave him a sideways look.</w:t>
      </w:r>
      <w:r w:rsidRPr="00002F85">
        <w:rPr>
          <w:rFonts w:eastAsia="Times New Roman" w:cstheme="minorHAnsi"/>
          <w:kern w:val="0"/>
          <w:sz w:val="24"/>
          <w:szCs w:val="24"/>
          <w14:ligatures w14:val="none"/>
        </w:rPr>
        <w:br/>
        <w:t>“Oh?”</w:t>
      </w:r>
      <w:r w:rsidRPr="00002F85">
        <w:rPr>
          <w:rFonts w:eastAsia="Times New Roman" w:cstheme="minorHAnsi"/>
          <w:kern w:val="0"/>
          <w:sz w:val="24"/>
          <w:szCs w:val="24"/>
          <w14:ligatures w14:val="none"/>
        </w:rPr>
        <w:br/>
        <w:t>Ted clasped his hands behind his back.</w:t>
      </w:r>
      <w:r w:rsidRPr="00002F85">
        <w:rPr>
          <w:rFonts w:eastAsia="Times New Roman" w:cstheme="minorHAnsi"/>
          <w:kern w:val="0"/>
          <w:sz w:val="24"/>
          <w:szCs w:val="24"/>
          <w14:ligatures w14:val="none"/>
        </w:rPr>
        <w:br/>
        <w:t>“People,” he said thoughtfully, “and places, and even moments, sometimes become… intertwined. When that occurs, separation exceeds distance.”</w:t>
      </w:r>
      <w:r w:rsidRPr="00002F85">
        <w:rPr>
          <w:rFonts w:eastAsia="Times New Roman" w:cstheme="minorHAnsi"/>
          <w:kern w:val="0"/>
          <w:sz w:val="24"/>
          <w:szCs w:val="24"/>
          <w14:ligatures w14:val="none"/>
        </w:rPr>
        <w:br/>
        <w:t>Mosby looked past him at the skeleton of his ship.</w:t>
      </w:r>
      <w:r w:rsidRPr="00002F85">
        <w:rPr>
          <w:rFonts w:eastAsia="Times New Roman" w:cstheme="minorHAnsi"/>
          <w:kern w:val="0"/>
          <w:sz w:val="24"/>
          <w:szCs w:val="24"/>
          <w14:ligatures w14:val="none"/>
        </w:rPr>
        <w:br/>
        <w:t>At the scars.</w:t>
      </w:r>
      <w:r w:rsidRPr="00002F85">
        <w:rPr>
          <w:rFonts w:eastAsia="Times New Roman" w:cstheme="minorHAnsi"/>
          <w:kern w:val="0"/>
          <w:sz w:val="24"/>
          <w:szCs w:val="24"/>
          <w14:ligatures w14:val="none"/>
        </w:rPr>
        <w:br/>
        <w:t>At the weld seams that would never quite match.</w:t>
      </w:r>
      <w:r w:rsidRPr="00002F85">
        <w:rPr>
          <w:rFonts w:eastAsia="Times New Roman" w:cstheme="minorHAnsi"/>
          <w:kern w:val="0"/>
          <w:sz w:val="24"/>
          <w:szCs w:val="24"/>
          <w14:ligatures w14:val="none"/>
        </w:rPr>
        <w:br/>
        <w:t>“You think she’ll understand it?” he asked.</w:t>
      </w:r>
      <w:r w:rsidRPr="00002F85">
        <w:rPr>
          <w:rFonts w:eastAsia="Times New Roman" w:cstheme="minorHAnsi"/>
          <w:kern w:val="0"/>
          <w:sz w:val="24"/>
          <w:szCs w:val="24"/>
          <w14:ligatures w14:val="none"/>
        </w:rPr>
        <w:br/>
        <w:t>Ted considered.</w:t>
      </w:r>
      <w:r w:rsidRPr="00002F85">
        <w:rPr>
          <w:rFonts w:eastAsia="Times New Roman" w:cstheme="minorHAnsi"/>
          <w:kern w:val="0"/>
          <w:sz w:val="24"/>
          <w:szCs w:val="24"/>
          <w14:ligatures w14:val="none"/>
        </w:rPr>
        <w:br/>
        <w:t>“She already has,” he said. “That does not mean she will like the answer.”</w:t>
      </w:r>
      <w:r w:rsidRPr="00002F85">
        <w:rPr>
          <w:rFonts w:eastAsia="Times New Roman" w:cstheme="minorHAnsi"/>
          <w:kern w:val="0"/>
          <w:sz w:val="24"/>
          <w:szCs w:val="24"/>
          <w14:ligatures w14:val="none"/>
        </w:rPr>
        <w:br/>
        <w:t>Mosby watched a Talari technician lower a fresh hull plate into place.</w:t>
      </w:r>
      <w:r w:rsidRPr="00002F85">
        <w:rPr>
          <w:rFonts w:eastAsia="Times New Roman" w:cstheme="minorHAnsi"/>
          <w:kern w:val="0"/>
          <w:sz w:val="24"/>
          <w:szCs w:val="24"/>
          <w14:ligatures w14:val="none"/>
        </w:rPr>
        <w:br/>
      </w:r>
      <w:r w:rsidRPr="00002F85">
        <w:rPr>
          <w:rFonts w:eastAsia="Times New Roman" w:cstheme="minorHAnsi"/>
          <w:kern w:val="0"/>
          <w:sz w:val="24"/>
          <w:szCs w:val="24"/>
          <w14:ligatures w14:val="none"/>
        </w:rPr>
        <w:lastRenderedPageBreak/>
        <w:t>Metal meeting metal.</w:t>
      </w:r>
      <w:r w:rsidRPr="00002F85">
        <w:rPr>
          <w:rFonts w:eastAsia="Times New Roman" w:cstheme="minorHAnsi"/>
          <w:kern w:val="0"/>
          <w:sz w:val="24"/>
          <w:szCs w:val="24"/>
          <w14:ligatures w14:val="none"/>
        </w:rPr>
        <w:br/>
        <w:t>“We’ll see,” he said quietly.</w:t>
      </w:r>
      <w:r w:rsidRPr="00002F85">
        <w:rPr>
          <w:rFonts w:eastAsia="Times New Roman" w:cstheme="minorHAnsi"/>
          <w:kern w:val="0"/>
          <w:sz w:val="24"/>
          <w:szCs w:val="24"/>
          <w14:ligatures w14:val="none"/>
        </w:rPr>
        <w:br/>
        <w:t>Ted inclined his head once, satisfied, and turned back toward the waiting hull.</w:t>
      </w:r>
      <w:r w:rsidRPr="00002F85">
        <w:rPr>
          <w:rFonts w:eastAsia="Times New Roman" w:cstheme="minorHAnsi"/>
          <w:kern w:val="0"/>
          <w:sz w:val="24"/>
          <w:szCs w:val="24"/>
          <w14:ligatures w14:val="none"/>
        </w:rPr>
        <w:br/>
        <w:t>Mosby stayed where he was a moment longer, listening to the steady rhythm of tools on metal.</w:t>
      </w:r>
      <w:r w:rsidRPr="00002F85">
        <w:rPr>
          <w:rFonts w:eastAsia="Times New Roman" w:cstheme="minorHAnsi"/>
          <w:kern w:val="0"/>
          <w:sz w:val="24"/>
          <w:szCs w:val="24"/>
          <w14:ligatures w14:val="none"/>
        </w:rPr>
        <w:br/>
        <w:t>Not destiny.</w:t>
      </w:r>
      <w:r w:rsidRPr="00002F85">
        <w:rPr>
          <w:rFonts w:eastAsia="Times New Roman" w:cstheme="minorHAnsi"/>
          <w:kern w:val="0"/>
          <w:sz w:val="24"/>
          <w:szCs w:val="24"/>
          <w14:ligatures w14:val="none"/>
        </w:rPr>
        <w:br/>
        <w:t>Not probability.</w:t>
      </w:r>
      <w:r w:rsidRPr="00002F85">
        <w:rPr>
          <w:rFonts w:eastAsia="Times New Roman" w:cstheme="minorHAnsi"/>
          <w:kern w:val="0"/>
          <w:sz w:val="24"/>
          <w:szCs w:val="24"/>
          <w14:ligatures w14:val="none"/>
        </w:rPr>
        <w:br/>
        <w:t>Work.</w:t>
      </w:r>
      <w:r w:rsidRPr="00002F85">
        <w:rPr>
          <w:rFonts w:eastAsia="Times New Roman" w:cstheme="minorHAnsi"/>
          <w:kern w:val="0"/>
          <w:sz w:val="24"/>
          <w:szCs w:val="24"/>
          <w14:ligatures w14:val="none"/>
        </w:rPr>
        <w:br/>
        <w:t>And for now, that was enough.</w:t>
      </w:r>
    </w:p>
    <w:p w14:paraId="4BABFC01"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 xml:space="preserve">By the time the Farther Star was declared </w:t>
      </w:r>
      <w:proofErr w:type="spellStart"/>
      <w:r w:rsidRPr="00002F85">
        <w:rPr>
          <w:rFonts w:eastAsia="Times New Roman" w:cstheme="minorHAnsi"/>
          <w:kern w:val="0"/>
          <w:sz w:val="24"/>
          <w:szCs w:val="24"/>
          <w14:ligatures w14:val="none"/>
        </w:rPr>
        <w:t>spaceworthy</w:t>
      </w:r>
      <w:proofErr w:type="spellEnd"/>
      <w:r w:rsidRPr="00002F85">
        <w:rPr>
          <w:rFonts w:eastAsia="Times New Roman" w:cstheme="minorHAnsi"/>
          <w:kern w:val="0"/>
          <w:sz w:val="24"/>
          <w:szCs w:val="24"/>
          <w14:ligatures w14:val="none"/>
        </w:rPr>
        <w:t xml:space="preserve"> again, Mosby and Ted were more than ready to leave </w:t>
      </w:r>
      <w:proofErr w:type="spellStart"/>
      <w:r w:rsidRPr="00002F85">
        <w:rPr>
          <w:rFonts w:eastAsia="Times New Roman" w:cstheme="minorHAnsi"/>
          <w:kern w:val="0"/>
          <w:sz w:val="24"/>
          <w:szCs w:val="24"/>
          <w14:ligatures w14:val="none"/>
        </w:rPr>
        <w:t>Dawnreach</w:t>
      </w:r>
      <w:proofErr w:type="spellEnd"/>
      <w:r w:rsidRPr="00002F85">
        <w:rPr>
          <w:rFonts w:eastAsia="Times New Roman" w:cstheme="minorHAnsi"/>
          <w:kern w:val="0"/>
          <w:sz w:val="24"/>
          <w:szCs w:val="24"/>
          <w14:ligatures w14:val="none"/>
        </w:rPr>
        <w:t xml:space="preserve"> behind.</w:t>
      </w:r>
      <w:r w:rsidRPr="00002F85">
        <w:rPr>
          <w:rFonts w:eastAsia="Times New Roman" w:cstheme="minorHAnsi"/>
          <w:kern w:val="0"/>
          <w:sz w:val="24"/>
          <w:szCs w:val="24"/>
          <w14:ligatures w14:val="none"/>
        </w:rPr>
        <w:br/>
        <w:t>She didn’t look like herself yet — new plates in mismatched shades, drive housing still showing the faint ripple scars of stress — but she was sealed, stable, and humming with the low, familiar vibration of a ship that could move under her own power again.</w:t>
      </w:r>
      <w:r w:rsidRPr="00002F85">
        <w:rPr>
          <w:rFonts w:eastAsia="Times New Roman" w:cstheme="minorHAnsi"/>
          <w:kern w:val="0"/>
          <w:sz w:val="24"/>
          <w:szCs w:val="24"/>
          <w14:ligatures w14:val="none"/>
        </w:rPr>
        <w:br/>
        <w:t>That was enough.</w:t>
      </w:r>
    </w:p>
    <w:p w14:paraId="1FEF86CF"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was in the cargo bay supervising the final pallet load when a familiar voice echoed up the ramp.</w:t>
      </w:r>
      <w:r w:rsidRPr="00002F85">
        <w:rPr>
          <w:rFonts w:eastAsia="Times New Roman" w:cstheme="minorHAnsi"/>
          <w:kern w:val="0"/>
          <w:sz w:val="24"/>
          <w:szCs w:val="24"/>
          <w14:ligatures w14:val="none"/>
        </w:rPr>
        <w:br/>
        <w:t>“Captain Mosby,” Dr. Ilyan Merrow called, a small travel case in one hand, coat slung over his shoulder. “I was told you might still be accepting last-minute passengers.”</w:t>
      </w:r>
      <w:r w:rsidRPr="00002F85">
        <w:rPr>
          <w:rFonts w:eastAsia="Times New Roman" w:cstheme="minorHAnsi"/>
          <w:kern w:val="0"/>
          <w:sz w:val="24"/>
          <w:szCs w:val="24"/>
          <w14:ligatures w14:val="none"/>
        </w:rPr>
        <w:br/>
        <w:t>Mosby looked down from the lift platform. “Depends,” he said. “Do you bring your own gravity?”</w:t>
      </w:r>
      <w:r w:rsidRPr="00002F85">
        <w:rPr>
          <w:rFonts w:eastAsia="Times New Roman" w:cstheme="minorHAnsi"/>
          <w:kern w:val="0"/>
          <w:sz w:val="24"/>
          <w:szCs w:val="24"/>
          <w14:ligatures w14:val="none"/>
        </w:rPr>
        <w:br/>
        <w:t>Merrow smiled faintly. “I travel light. Professionally and otherwise.”</w:t>
      </w:r>
      <w:r w:rsidRPr="00002F85">
        <w:rPr>
          <w:rFonts w:eastAsia="Times New Roman" w:cstheme="minorHAnsi"/>
          <w:kern w:val="0"/>
          <w:sz w:val="24"/>
          <w:szCs w:val="24"/>
          <w14:ligatures w14:val="none"/>
        </w:rPr>
        <w:br/>
        <w:t>Ted appeared beside Mosby, wiping his hands on a rag. “Friend Merrow,” he said. “You have been released?”</w:t>
      </w:r>
      <w:r w:rsidRPr="00002F85">
        <w:rPr>
          <w:rFonts w:eastAsia="Times New Roman" w:cstheme="minorHAnsi"/>
          <w:kern w:val="0"/>
          <w:sz w:val="24"/>
          <w:szCs w:val="24"/>
          <w14:ligatures w14:val="none"/>
        </w:rPr>
        <w:br/>
        <w:t>“Yes,” Merrow replied. “After an impressive number of scans, interviews, and psychological assessments designed to confirm that I am exactly as harmless as I look.”</w:t>
      </w:r>
      <w:r w:rsidRPr="00002F85">
        <w:rPr>
          <w:rFonts w:eastAsia="Times New Roman" w:cstheme="minorHAnsi"/>
          <w:kern w:val="0"/>
          <w:sz w:val="24"/>
          <w:szCs w:val="24"/>
          <w14:ligatures w14:val="none"/>
        </w:rPr>
        <w:br/>
        <w:t>Mosby snorted. “That must’ve taken a while.”</w:t>
      </w:r>
      <w:r w:rsidRPr="00002F85">
        <w:rPr>
          <w:rFonts w:eastAsia="Times New Roman" w:cstheme="minorHAnsi"/>
          <w:kern w:val="0"/>
          <w:sz w:val="24"/>
          <w:szCs w:val="24"/>
          <w14:ligatures w14:val="none"/>
        </w:rPr>
        <w:br/>
        <w:t>“They were very thorough,” Merrow said dryly. “In the end, the official conclusion was that I am a retired academic with poor taste in real estate.”</w:t>
      </w:r>
      <w:r w:rsidRPr="00002F85">
        <w:rPr>
          <w:rFonts w:eastAsia="Times New Roman" w:cstheme="minorHAnsi"/>
          <w:kern w:val="0"/>
          <w:sz w:val="24"/>
          <w:szCs w:val="24"/>
          <w14:ligatures w14:val="none"/>
        </w:rPr>
        <w:br/>
        <w:t>Ted tilted his head. “Accurate, if incomplete.”</w:t>
      </w:r>
      <w:r w:rsidRPr="00002F85">
        <w:rPr>
          <w:rFonts w:eastAsia="Times New Roman" w:cstheme="minorHAnsi"/>
          <w:kern w:val="0"/>
          <w:sz w:val="24"/>
          <w:szCs w:val="24"/>
          <w14:ligatures w14:val="none"/>
        </w:rPr>
        <w:br/>
        <w:t xml:space="preserve">Merrow’s eyes flicked to him with quiet amusement. “I’ve been cleared to return to </w:t>
      </w:r>
      <w:proofErr w:type="spellStart"/>
      <w:r w:rsidRPr="00002F85">
        <w:rPr>
          <w:rFonts w:eastAsia="Times New Roman" w:cstheme="minorHAnsi"/>
          <w:kern w:val="0"/>
          <w:sz w:val="24"/>
          <w:szCs w:val="24"/>
          <w14:ligatures w14:val="none"/>
        </w:rPr>
        <w:t>Lurien</w:t>
      </w:r>
      <w:proofErr w:type="spellEnd"/>
      <w:r w:rsidRPr="00002F85">
        <w:rPr>
          <w:rFonts w:eastAsia="Times New Roman" w:cstheme="minorHAnsi"/>
          <w:kern w:val="0"/>
          <w:sz w:val="24"/>
          <w:szCs w:val="24"/>
          <w14:ligatures w14:val="none"/>
        </w:rPr>
        <w:t>. The Helion Institute has decided that exile was… excessive in hindsight.”</w:t>
      </w:r>
      <w:r w:rsidRPr="00002F85">
        <w:rPr>
          <w:rFonts w:eastAsia="Times New Roman" w:cstheme="minorHAnsi"/>
          <w:kern w:val="0"/>
          <w:sz w:val="24"/>
          <w:szCs w:val="24"/>
          <w14:ligatures w14:val="none"/>
        </w:rPr>
        <w:br/>
        <w:t>“Metric physics still your game?” Mosby asked.</w:t>
      </w:r>
      <w:r w:rsidRPr="00002F85">
        <w:rPr>
          <w:rFonts w:eastAsia="Times New Roman" w:cstheme="minorHAnsi"/>
          <w:kern w:val="0"/>
          <w:sz w:val="24"/>
          <w:szCs w:val="24"/>
          <w14:ligatures w14:val="none"/>
        </w:rPr>
        <w:br/>
        <w:t>“It is,” Merrow said. “Though I suspect I’ll be encouraged to keep my research safely theoretical from now on.”</w:t>
      </w:r>
      <w:r w:rsidRPr="00002F85">
        <w:rPr>
          <w:rFonts w:eastAsia="Times New Roman" w:cstheme="minorHAnsi"/>
          <w:kern w:val="0"/>
          <w:sz w:val="24"/>
          <w:szCs w:val="24"/>
          <w14:ligatures w14:val="none"/>
        </w:rPr>
        <w:br/>
        <w:t>Mosby leaned on the railing. “So what’s this about a ride?”</w:t>
      </w:r>
      <w:r w:rsidRPr="00002F85">
        <w:rPr>
          <w:rFonts w:eastAsia="Times New Roman" w:cstheme="minorHAnsi"/>
          <w:kern w:val="0"/>
          <w:sz w:val="24"/>
          <w:szCs w:val="24"/>
          <w14:ligatures w14:val="none"/>
        </w:rPr>
        <w:br/>
        <w:t>Merrow shifted the case in his hand. “Brightwater lies reasonably close to my route. I thought I might trouble you for passage that far.”</w:t>
      </w:r>
      <w:r w:rsidRPr="00002F85">
        <w:rPr>
          <w:rFonts w:eastAsia="Times New Roman" w:cstheme="minorHAnsi"/>
          <w:kern w:val="0"/>
          <w:sz w:val="24"/>
          <w:szCs w:val="24"/>
          <w14:ligatures w14:val="none"/>
        </w:rPr>
        <w:br/>
        <w:t>Ted’s gaze sharpened slightly. “You wish to continue our conversations.”</w:t>
      </w:r>
      <w:r w:rsidRPr="00002F85">
        <w:rPr>
          <w:rFonts w:eastAsia="Times New Roman" w:cstheme="minorHAnsi"/>
          <w:kern w:val="0"/>
          <w:sz w:val="24"/>
          <w:szCs w:val="24"/>
          <w14:ligatures w14:val="none"/>
        </w:rPr>
        <w:br/>
        <w:t>Merrow met his eyes. “Very much.”</w:t>
      </w:r>
      <w:r w:rsidRPr="00002F85">
        <w:rPr>
          <w:rFonts w:eastAsia="Times New Roman" w:cstheme="minorHAnsi"/>
          <w:kern w:val="0"/>
          <w:sz w:val="24"/>
          <w:szCs w:val="24"/>
          <w14:ligatures w14:val="none"/>
        </w:rPr>
        <w:br/>
        <w:t>Mosby looked between them. “You two planning to dismantle physics in my engine room?”</w:t>
      </w:r>
      <w:r w:rsidRPr="00002F85">
        <w:rPr>
          <w:rFonts w:eastAsia="Times New Roman" w:cstheme="minorHAnsi"/>
          <w:kern w:val="0"/>
          <w:sz w:val="24"/>
          <w:szCs w:val="24"/>
          <w14:ligatures w14:val="none"/>
        </w:rPr>
        <w:br/>
        <w:t>“Not this trip,” Merrow said. “I’ve done enough rewriting for one lifetime.”</w:t>
      </w:r>
      <w:r w:rsidRPr="00002F85">
        <w:rPr>
          <w:rFonts w:eastAsia="Times New Roman" w:cstheme="minorHAnsi"/>
          <w:kern w:val="0"/>
          <w:sz w:val="24"/>
          <w:szCs w:val="24"/>
          <w14:ligatures w14:val="none"/>
        </w:rPr>
        <w:br/>
        <w:t>Ted made a thoughtful sound. “We will confine ourselves to discussion.”</w:t>
      </w:r>
      <w:r w:rsidRPr="00002F85">
        <w:rPr>
          <w:rFonts w:eastAsia="Times New Roman" w:cstheme="minorHAnsi"/>
          <w:kern w:val="0"/>
          <w:sz w:val="24"/>
          <w:szCs w:val="24"/>
          <w14:ligatures w14:val="none"/>
        </w:rPr>
        <w:br/>
      </w:r>
      <w:r w:rsidRPr="00002F85">
        <w:rPr>
          <w:rFonts w:eastAsia="Times New Roman" w:cstheme="minorHAnsi"/>
          <w:kern w:val="0"/>
          <w:sz w:val="24"/>
          <w:szCs w:val="24"/>
          <w14:ligatures w14:val="none"/>
        </w:rPr>
        <w:lastRenderedPageBreak/>
        <w:t>“Discussion I can handle,” Mosby said. “You pay in stories or credits?”</w:t>
      </w:r>
      <w:r w:rsidRPr="00002F85">
        <w:rPr>
          <w:rFonts w:eastAsia="Times New Roman" w:cstheme="minorHAnsi"/>
          <w:kern w:val="0"/>
          <w:sz w:val="24"/>
          <w:szCs w:val="24"/>
          <w14:ligatures w14:val="none"/>
        </w:rPr>
        <w:br/>
        <w:t>Merrow considered. “I have both.”</w:t>
      </w:r>
      <w:r w:rsidRPr="00002F85">
        <w:rPr>
          <w:rFonts w:eastAsia="Times New Roman" w:cstheme="minorHAnsi"/>
          <w:kern w:val="0"/>
          <w:sz w:val="24"/>
          <w:szCs w:val="24"/>
          <w14:ligatures w14:val="none"/>
        </w:rPr>
        <w:br/>
        <w:t>Mosby jerked his thumb toward the ramp. “Then welcome aboard, Doctor.”</w:t>
      </w:r>
      <w:r w:rsidRPr="00002F85">
        <w:rPr>
          <w:rFonts w:eastAsia="Times New Roman" w:cstheme="minorHAnsi"/>
          <w:kern w:val="0"/>
          <w:sz w:val="24"/>
          <w:szCs w:val="24"/>
          <w14:ligatures w14:val="none"/>
        </w:rPr>
        <w:br/>
        <w:t>Merrow paused at the foot of the ramp, looking up at the patched hull, the fresh weld lines, the places where old paint had been sanded away.</w:t>
      </w:r>
      <w:r w:rsidRPr="00002F85">
        <w:rPr>
          <w:rFonts w:eastAsia="Times New Roman" w:cstheme="minorHAnsi"/>
          <w:kern w:val="0"/>
          <w:sz w:val="24"/>
          <w:szCs w:val="24"/>
          <w14:ligatures w14:val="none"/>
        </w:rPr>
        <w:br/>
        <w:t>“She’s endured,” he said quietly.</w:t>
      </w:r>
      <w:r w:rsidRPr="00002F85">
        <w:rPr>
          <w:rFonts w:eastAsia="Times New Roman" w:cstheme="minorHAnsi"/>
          <w:kern w:val="0"/>
          <w:sz w:val="24"/>
          <w:szCs w:val="24"/>
          <w14:ligatures w14:val="none"/>
        </w:rPr>
        <w:br/>
        <w:t>“Yeah,” Mosby replied. “So have we.”</w:t>
      </w:r>
      <w:r w:rsidRPr="00002F85">
        <w:rPr>
          <w:rFonts w:eastAsia="Times New Roman" w:cstheme="minorHAnsi"/>
          <w:kern w:val="0"/>
          <w:sz w:val="24"/>
          <w:szCs w:val="24"/>
          <w14:ligatures w14:val="none"/>
        </w:rPr>
        <w:br/>
        <w:t>Ted gestured toward the interior. “You will find the guest berth unchanged. Mostly.”</w:t>
      </w:r>
      <w:r w:rsidRPr="00002F85">
        <w:rPr>
          <w:rFonts w:eastAsia="Times New Roman" w:cstheme="minorHAnsi"/>
          <w:kern w:val="0"/>
          <w:sz w:val="24"/>
          <w:szCs w:val="24"/>
          <w14:ligatures w14:val="none"/>
        </w:rPr>
        <w:br/>
        <w:t>Merrow climbed the ramp, moving a little slower than before but with steady steps.</w:t>
      </w:r>
      <w:r w:rsidRPr="00002F85">
        <w:rPr>
          <w:rFonts w:eastAsia="Times New Roman" w:cstheme="minorHAnsi"/>
          <w:kern w:val="0"/>
          <w:sz w:val="24"/>
          <w:szCs w:val="24"/>
          <w14:ligatures w14:val="none"/>
        </w:rPr>
        <w:br/>
        <w:t>As he passed Ted, he lowered his voice. “Did it feel… loud to you?”</w:t>
      </w:r>
      <w:r w:rsidRPr="00002F85">
        <w:rPr>
          <w:rFonts w:eastAsia="Times New Roman" w:cstheme="minorHAnsi"/>
          <w:kern w:val="0"/>
          <w:sz w:val="24"/>
          <w:szCs w:val="24"/>
          <w14:ligatures w14:val="none"/>
        </w:rPr>
        <w:br/>
        <w:t>Ted’s eyes flicked toward the ceiling, toward nothing visible.</w:t>
      </w:r>
      <w:r w:rsidRPr="00002F85">
        <w:rPr>
          <w:rFonts w:eastAsia="Times New Roman" w:cstheme="minorHAnsi"/>
          <w:kern w:val="0"/>
          <w:sz w:val="24"/>
          <w:szCs w:val="24"/>
          <w14:ligatures w14:val="none"/>
        </w:rPr>
        <w:br/>
        <w:t>“For a moment,” he said. “Then it moved on.”</w:t>
      </w:r>
      <w:r w:rsidRPr="00002F85">
        <w:rPr>
          <w:rFonts w:eastAsia="Times New Roman" w:cstheme="minorHAnsi"/>
          <w:kern w:val="0"/>
          <w:sz w:val="24"/>
          <w:szCs w:val="24"/>
          <w14:ligatures w14:val="none"/>
        </w:rPr>
        <w:br/>
        <w:t>Merrow nodded once, understanding more than the words carried. “Good. That’s the important part.”</w:t>
      </w:r>
      <w:r w:rsidRPr="00002F85">
        <w:rPr>
          <w:rFonts w:eastAsia="Times New Roman" w:cstheme="minorHAnsi"/>
          <w:kern w:val="0"/>
          <w:sz w:val="24"/>
          <w:szCs w:val="24"/>
          <w14:ligatures w14:val="none"/>
        </w:rPr>
        <w:br/>
        <w:t xml:space="preserve">Mosby watched them disappear into the ship, then glanced back at the bustle of </w:t>
      </w:r>
      <w:proofErr w:type="spellStart"/>
      <w:r w:rsidRPr="00002F85">
        <w:rPr>
          <w:rFonts w:eastAsia="Times New Roman" w:cstheme="minorHAnsi"/>
          <w:kern w:val="0"/>
          <w:sz w:val="24"/>
          <w:szCs w:val="24"/>
          <w14:ligatures w14:val="none"/>
        </w:rPr>
        <w:t>Dawnreach</w:t>
      </w:r>
      <w:proofErr w:type="spellEnd"/>
      <w:r w:rsidRPr="00002F85">
        <w:rPr>
          <w:rFonts w:eastAsia="Times New Roman" w:cstheme="minorHAnsi"/>
          <w:kern w:val="0"/>
          <w:sz w:val="24"/>
          <w:szCs w:val="24"/>
          <w14:ligatures w14:val="none"/>
        </w:rPr>
        <w:t xml:space="preserve"> one last time.</w:t>
      </w:r>
      <w:r w:rsidRPr="00002F85">
        <w:rPr>
          <w:rFonts w:eastAsia="Times New Roman" w:cstheme="minorHAnsi"/>
          <w:kern w:val="0"/>
          <w:sz w:val="24"/>
          <w:szCs w:val="24"/>
          <w14:ligatures w14:val="none"/>
        </w:rPr>
        <w:br/>
        <w:t>“Alright,” he muttered. “Let’s go home.”</w:t>
      </w:r>
      <w:r w:rsidRPr="00002F85">
        <w:rPr>
          <w:rFonts w:eastAsia="Times New Roman" w:cstheme="minorHAnsi"/>
          <w:kern w:val="0"/>
          <w:sz w:val="24"/>
          <w:szCs w:val="24"/>
          <w14:ligatures w14:val="none"/>
        </w:rPr>
        <w:br/>
        <w:t>Moments later, the Farther Star eased free of the docking arms, turned her scarred nose toward open space, and began the long burn toward Brightwater.</w:t>
      </w:r>
    </w:p>
    <w:p w14:paraId="5B979581" w14:textId="594F15C3" w:rsidR="00D2065D" w:rsidRPr="00303D85" w:rsidRDefault="00D2065D" w:rsidP="00756D4E">
      <w:pPr>
        <w:spacing w:before="100" w:beforeAutospacing="1" w:after="100" w:afterAutospacing="1" w:line="240" w:lineRule="auto"/>
        <w:rPr>
          <w:rFonts w:cstheme="minorHAnsi"/>
          <w:sz w:val="24"/>
          <w:szCs w:val="24"/>
        </w:rPr>
      </w:pPr>
      <w:r w:rsidRPr="00303D85">
        <w:rPr>
          <w:rFonts w:cstheme="minorHAnsi"/>
          <w:sz w:val="24"/>
          <w:szCs w:val="24"/>
        </w:rPr>
        <w:t>Chapter</w:t>
      </w:r>
    </w:p>
    <w:p w14:paraId="0D687BBE" w14:textId="77777777" w:rsidR="00756D4E" w:rsidRPr="00303D85" w:rsidRDefault="00756D4E" w:rsidP="00756D4E">
      <w:pPr>
        <w:spacing w:before="100" w:beforeAutospacing="1" w:after="100" w:afterAutospacing="1" w:line="240" w:lineRule="auto"/>
        <w:rPr>
          <w:rFonts w:cstheme="minorHAnsi"/>
          <w:sz w:val="24"/>
          <w:szCs w:val="24"/>
        </w:rPr>
      </w:pPr>
      <w:r w:rsidRPr="00303D85">
        <w:rPr>
          <w:rFonts w:cstheme="minorHAnsi"/>
          <w:sz w:val="24"/>
          <w:szCs w:val="24"/>
        </w:rPr>
        <w:t>Brightwater rose from the horizon under a pale blue sky, cloud bands drifting lazily over the warm ocean below.</w:t>
      </w:r>
    </w:p>
    <w:p w14:paraId="7C5FECE1" w14:textId="77777777" w:rsidR="00756D4E" w:rsidRPr="00303D85" w:rsidRDefault="00756D4E" w:rsidP="00756D4E">
      <w:pPr>
        <w:spacing w:before="100" w:beforeAutospacing="1" w:after="100" w:afterAutospacing="1" w:line="240" w:lineRule="auto"/>
        <w:rPr>
          <w:rFonts w:cstheme="minorHAnsi"/>
          <w:sz w:val="24"/>
          <w:szCs w:val="24"/>
        </w:rPr>
      </w:pPr>
      <w:r w:rsidRPr="00303D85">
        <w:rPr>
          <w:rFonts w:cstheme="minorHAnsi"/>
          <w:sz w:val="24"/>
          <w:szCs w:val="24"/>
        </w:rPr>
        <w:t>Mosby brought the Farther Star down on manual, easing her through atmosphere with the careful touch of someone who knew every complaint in the hull. She shuddered a little on entry, drive housings still carrying the scars of hard use, but she held together.</w:t>
      </w:r>
    </w:p>
    <w:p w14:paraId="070F712C" w14:textId="77777777" w:rsidR="00756D4E" w:rsidRPr="00303D85" w:rsidRDefault="00756D4E" w:rsidP="00756D4E">
      <w:pPr>
        <w:spacing w:before="100" w:beforeAutospacing="1" w:after="100" w:afterAutospacing="1" w:line="240" w:lineRule="auto"/>
        <w:rPr>
          <w:rFonts w:cstheme="minorHAnsi"/>
          <w:sz w:val="24"/>
          <w:szCs w:val="24"/>
        </w:rPr>
      </w:pPr>
      <w:r w:rsidRPr="00303D85">
        <w:rPr>
          <w:rFonts w:cstheme="minorHAnsi"/>
          <w:sz w:val="24"/>
          <w:szCs w:val="24"/>
        </w:rPr>
        <w:t>She always held together.</w:t>
      </w:r>
    </w:p>
    <w:p w14:paraId="76755B28" w14:textId="77777777" w:rsidR="00756D4E" w:rsidRPr="00303D85" w:rsidRDefault="00756D4E" w:rsidP="00756D4E">
      <w:pPr>
        <w:spacing w:before="100" w:beforeAutospacing="1" w:after="100" w:afterAutospacing="1" w:line="240" w:lineRule="auto"/>
        <w:rPr>
          <w:rFonts w:cstheme="minorHAnsi"/>
          <w:sz w:val="24"/>
          <w:szCs w:val="24"/>
        </w:rPr>
      </w:pPr>
      <w:r w:rsidRPr="00303D85">
        <w:rPr>
          <w:rFonts w:cstheme="minorHAnsi"/>
          <w:sz w:val="24"/>
          <w:szCs w:val="24"/>
        </w:rPr>
        <w:t>The pier stretched out over the water like an old hand.</w:t>
      </w:r>
    </w:p>
    <w:p w14:paraId="0F36F3E3" w14:textId="77777777" w:rsidR="00756D4E" w:rsidRPr="00303D85" w:rsidRDefault="00756D4E" w:rsidP="00756D4E">
      <w:pPr>
        <w:spacing w:before="100" w:beforeAutospacing="1" w:after="100" w:afterAutospacing="1" w:line="240" w:lineRule="auto"/>
        <w:rPr>
          <w:rFonts w:cstheme="minorHAnsi"/>
          <w:sz w:val="24"/>
          <w:szCs w:val="24"/>
        </w:rPr>
      </w:pPr>
      <w:r w:rsidRPr="00303D85">
        <w:rPr>
          <w:rFonts w:cstheme="minorHAnsi"/>
          <w:sz w:val="24"/>
          <w:szCs w:val="24"/>
        </w:rPr>
        <w:t>He settled her onto the landing pads with a soft thud of struts and a sigh of venting air.</w:t>
      </w:r>
    </w:p>
    <w:p w14:paraId="4A3703BC" w14:textId="77777777" w:rsidR="00756D4E" w:rsidRPr="00303D85" w:rsidRDefault="00756D4E" w:rsidP="00756D4E">
      <w:pPr>
        <w:spacing w:before="100" w:beforeAutospacing="1" w:after="100" w:afterAutospacing="1" w:line="240" w:lineRule="auto"/>
        <w:rPr>
          <w:rFonts w:cstheme="minorHAnsi"/>
          <w:sz w:val="24"/>
          <w:szCs w:val="24"/>
        </w:rPr>
      </w:pPr>
      <w:r w:rsidRPr="00303D85">
        <w:rPr>
          <w:rFonts w:cstheme="minorHAnsi"/>
          <w:sz w:val="24"/>
          <w:szCs w:val="24"/>
        </w:rPr>
        <w:t>For a moment, he just sat there in the cockpit, hands resting on the controls.</w:t>
      </w:r>
    </w:p>
    <w:p w14:paraId="74FD2207" w14:textId="6920264D" w:rsidR="00002F85" w:rsidRPr="00303D85" w:rsidRDefault="00756D4E" w:rsidP="00002F85">
      <w:pPr>
        <w:pStyle w:val="NormalWeb"/>
        <w:rPr>
          <w:rFonts w:asciiTheme="minorHAnsi" w:hAnsiTheme="minorHAnsi" w:cstheme="minorHAnsi"/>
          <w14:ligatures w14:val="none"/>
        </w:rPr>
      </w:pPr>
      <w:r w:rsidRPr="00303D85">
        <w:rPr>
          <w:rFonts w:asciiTheme="minorHAnsi" w:hAnsiTheme="minorHAnsi" w:cstheme="minorHAnsi"/>
        </w:rPr>
        <w:t>Home.</w:t>
      </w:r>
      <w:r w:rsidR="00002F85" w:rsidRPr="00303D85">
        <w:rPr>
          <w:rFonts w:asciiTheme="minorHAnsi" w:hAnsiTheme="minorHAnsi" w:cstheme="minorHAnsi"/>
          <w14:ligatures w14:val="none"/>
        </w:rPr>
        <w:t xml:space="preserve"> </w:t>
      </w:r>
      <w:r w:rsidR="00002F85" w:rsidRPr="00303D85">
        <w:rPr>
          <w:rFonts w:asciiTheme="minorHAnsi" w:hAnsiTheme="minorHAnsi" w:cstheme="minorHAnsi"/>
          <w14:ligatures w14:val="none"/>
        </w:rPr>
        <w:t>The cargo ramp lowered with its usual tired whine.</w:t>
      </w:r>
    </w:p>
    <w:p w14:paraId="2E0F51EB"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Manny was already halfway down the pier, rag in one hand, squinting up at the ship. He stopped, set his hands on his hips, and regarded her in silence.</w:t>
      </w:r>
    </w:p>
    <w:p w14:paraId="1CC6631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 mismatched plates. The fresh weld seams. The long scars along her sides. Whole sections where the old paint had burned clean away.</w:t>
      </w:r>
    </w:p>
    <w:p w14:paraId="01D41E1C"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lastRenderedPageBreak/>
        <w:t>Manny drew a slow breath through his teeth.</w:t>
      </w:r>
    </w:p>
    <w:p w14:paraId="4193C6DA"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“Well,” he said at last. “That’s new.”</w:t>
      </w:r>
    </w:p>
    <w:p w14:paraId="5D407941"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came down the ramp and joined him.</w:t>
      </w:r>
    </w:p>
    <w:p w14:paraId="0D789E3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“She brought you back,” Manny said, nodding toward the hull. “That counts.”</w:t>
      </w:r>
    </w:p>
    <w:p w14:paraId="675A5129"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“Yeah,” Mosby said.</w:t>
      </w:r>
    </w:p>
    <w:p w14:paraId="0EE8800B"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Manny stepped closer and ran his hand along a scorched seam. “You know how much paint this is going to take?”</w:t>
      </w:r>
    </w:p>
    <w:p w14:paraId="0884D9ED"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nodded once. “Yeah.”</w:t>
      </w:r>
    </w:p>
    <w:p w14:paraId="6BA907DA"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turned and walked back up the ramp without another word.</w:t>
      </w:r>
    </w:p>
    <w:p w14:paraId="4E9F1D39"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Manny hesitated, then followed.</w:t>
      </w:r>
    </w:p>
    <w:p w14:paraId="4930E441"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Inside the cargo bay, Mosby unlatched a stack of sealed containers and opened one. Manny leaned in and read the markings.</w:t>
      </w:r>
    </w:p>
    <w:p w14:paraId="73B17591"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blinked.</w:t>
      </w:r>
    </w:p>
    <w:p w14:paraId="79F8215A"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“Heat-rated?” he said. “Vacuum-rated?”</w:t>
      </w:r>
    </w:p>
    <w:p w14:paraId="3F246644"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gave a slight shrug. “We’ll do it properly this time.”</w:t>
      </w:r>
    </w:p>
    <w:p w14:paraId="7274202F"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Manny studied him for a long moment.</w:t>
      </w:r>
    </w:p>
    <w:p w14:paraId="6C0390F9"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Then he nodded. “Alright.”</w:t>
      </w:r>
    </w:p>
    <w:p w14:paraId="5FDDA1DB"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They stood there, looking at the stripped metal and scarred plating.</w:t>
      </w:r>
    </w:p>
    <w:p w14:paraId="54974312"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rested his hand against the bulkhead.</w:t>
      </w:r>
    </w:p>
    <w:p w14:paraId="49F4F4B0"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“She’s still got more in her,” he said.</w:t>
      </w:r>
    </w:p>
    <w:p w14:paraId="555BD409"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Manny snorted softly. “So do we.”</w:t>
      </w:r>
    </w:p>
    <w:p w14:paraId="3EE23DC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jerked his chin toward the shoreline. “Come on. Let me show you something before we start arguing about primer.”</w:t>
      </w:r>
    </w:p>
    <w:p w14:paraId="0868D356"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They walked down toward the water, the late sun laying gold across the waves.</w:t>
      </w:r>
    </w:p>
    <w:p w14:paraId="5B655E5A"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lastRenderedPageBreak/>
        <w:t>Manny pointed beyond the shallows.</w:t>
      </w:r>
    </w:p>
    <w:p w14:paraId="5AE17950"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w:t>
      </w:r>
      <w:proofErr w:type="spellStart"/>
      <w:r w:rsidRPr="00002F85">
        <w:rPr>
          <w:rFonts w:eastAsia="Times New Roman" w:cstheme="minorHAnsi"/>
          <w:kern w:val="0"/>
          <w:sz w:val="24"/>
          <w:szCs w:val="24"/>
          <w14:ligatures w14:val="none"/>
        </w:rPr>
        <w:t>Terraformers</w:t>
      </w:r>
      <w:proofErr w:type="spellEnd"/>
      <w:r w:rsidRPr="00002F85">
        <w:rPr>
          <w:rFonts w:eastAsia="Times New Roman" w:cstheme="minorHAnsi"/>
          <w:kern w:val="0"/>
          <w:sz w:val="24"/>
          <w:szCs w:val="24"/>
          <w14:ligatures w14:val="none"/>
        </w:rPr>
        <w:t xml:space="preserve"> finally have the ecological balance right,” he said. “Beach is holding better, too.”</w:t>
      </w:r>
    </w:p>
    <w:p w14:paraId="16F7D8A4"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followed his gesture.</w:t>
      </w:r>
    </w:p>
    <w:p w14:paraId="3D3ED89B"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A small dark head lifted above the water. Then another.</w:t>
      </w:r>
    </w:p>
    <w:p w14:paraId="2F0881A9"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“Turtles,” Manny said. “First nesting tracks showed up last month.”</w:t>
      </w:r>
    </w:p>
    <w:p w14:paraId="7462F194"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watched them move through the surf, slow and deliberate.</w:t>
      </w:r>
    </w:p>
    <w:p w14:paraId="12DABC05"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“Good,” he said.</w:t>
      </w:r>
    </w:p>
    <w:p w14:paraId="6C6BCC0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They remained there a long while in silence, the ship behind them and the tide moving steadily in.</w:t>
      </w:r>
    </w:p>
    <w:p w14:paraId="771A1B0C" w14:textId="77777777" w:rsidR="00756D4E" w:rsidRPr="00303D85" w:rsidRDefault="00756D4E" w:rsidP="00756D4E">
      <w:pPr>
        <w:spacing w:before="100" w:beforeAutospacing="1" w:after="100" w:afterAutospacing="1" w:line="240" w:lineRule="auto"/>
        <w:rPr>
          <w:rFonts w:cstheme="minorHAnsi"/>
          <w:sz w:val="24"/>
          <w:szCs w:val="24"/>
        </w:rPr>
      </w:pPr>
      <w:r w:rsidRPr="00303D85">
        <w:rPr>
          <w:rFonts w:cstheme="minorHAnsi"/>
          <w:sz w:val="24"/>
          <w:szCs w:val="24"/>
        </w:rPr>
        <w:br/>
      </w:r>
      <w:r w:rsidRPr="00303D85">
        <w:rPr>
          <w:rFonts w:cstheme="minorHAnsi"/>
          <w:sz w:val="24"/>
          <w:szCs w:val="24"/>
        </w:rPr>
        <w:br/>
      </w:r>
    </w:p>
    <w:p w14:paraId="3F8C847C" w14:textId="77777777" w:rsidR="00756D4E" w:rsidRPr="00303D85" w:rsidRDefault="00756D4E" w:rsidP="00756D4E">
      <w:pPr>
        <w:spacing w:before="100" w:beforeAutospacing="1" w:after="100" w:afterAutospacing="1" w:line="240" w:lineRule="auto"/>
        <w:rPr>
          <w:rFonts w:cstheme="minorHAnsi"/>
          <w:sz w:val="24"/>
          <w:szCs w:val="24"/>
        </w:rPr>
      </w:pPr>
    </w:p>
    <w:p w14:paraId="0CC35CE5" w14:textId="77777777" w:rsidR="00756D4E" w:rsidRPr="00303D85" w:rsidRDefault="00756D4E" w:rsidP="00756D4E">
      <w:pPr>
        <w:spacing w:before="100" w:beforeAutospacing="1" w:after="100" w:afterAutospacing="1" w:line="240" w:lineRule="auto"/>
        <w:rPr>
          <w:rFonts w:cstheme="minorHAnsi"/>
          <w:sz w:val="24"/>
          <w:szCs w:val="24"/>
        </w:rPr>
      </w:pPr>
    </w:p>
    <w:p w14:paraId="06BB564A"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It was late.</w:t>
      </w:r>
    </w:p>
    <w:p w14:paraId="5BEA1565"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There was no moon, only a low ceiling of cloud swallowing the stars. Far out over the water, lightning flickered within a moving storm, silent at this distance — like a thought not yet decided upon.</w:t>
      </w:r>
    </w:p>
    <w:p w14:paraId="3E43AC9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sat in the old chair outside the workshop, boots resting on a crate, watching the horizon.</w:t>
      </w:r>
    </w:p>
    <w:p w14:paraId="45410215"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Thinking.</w:t>
      </w:r>
    </w:p>
    <w:p w14:paraId="69F9C8AD"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Or perhaps not thinking at all.</w:t>
      </w:r>
    </w:p>
    <w:p w14:paraId="2E948804"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told himself it was the weather he was waiting on. The storm. The shift in the air before rain.</w:t>
      </w:r>
    </w:p>
    <w:p w14:paraId="1332BBE6"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did not look up when he heard footsteps in the sand.</w:t>
      </w:r>
    </w:p>
    <w:p w14:paraId="1C5F341C"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Korrin came down the beach with his trouser legs rolled to his calves, barefoot, shoes hooked through two fingers. He carried a pair of bottles by their necks, condensation beading in the warm night air.</w:t>
      </w:r>
    </w:p>
    <w:p w14:paraId="0B5EC994"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lastRenderedPageBreak/>
        <w:t>He did not look like a colonel.</w:t>
      </w:r>
    </w:p>
    <w:p w14:paraId="4E67D71B"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did not look official at all.</w:t>
      </w:r>
    </w:p>
    <w:p w14:paraId="00B40453"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looked like a man who had stepped out of his life for a few hours.</w:t>
      </w:r>
    </w:p>
    <w:p w14:paraId="15168BA4"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Korrin handed him a bottle without a word and sat on the overturned crate beside him, feet working into the sand.</w:t>
      </w:r>
    </w:p>
    <w:p w14:paraId="1CF7E1DB"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“I finally got some leave,” Korrin said. “You generated a considerable amount of paperwork for my agency.”</w:t>
      </w:r>
    </w:p>
    <w:p w14:paraId="6CA0544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took a drink. Cold. Bitter. Precisely right.</w:t>
      </w:r>
    </w:p>
    <w:p w14:paraId="5DCE1573"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“That’s what I do,” he said.</w:t>
      </w:r>
    </w:p>
    <w:p w14:paraId="4619C35B"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Korrin inclined his head, as if that accounted for it.</w:t>
      </w:r>
    </w:p>
    <w:p w14:paraId="65684715"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They watched the storm for a time — the dark movement of waves, the wind shifting, bringing with it the scent of rain and salt.</w:t>
      </w:r>
    </w:p>
    <w:p w14:paraId="6C7BE65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At length, Korrin exhaled.</w:t>
      </w:r>
    </w:p>
    <w:p w14:paraId="68407F2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 xml:space="preserve">“When </w:t>
      </w:r>
      <w:proofErr w:type="spellStart"/>
      <w:r w:rsidRPr="00002F85">
        <w:rPr>
          <w:rFonts w:eastAsia="Times New Roman" w:cstheme="minorHAnsi"/>
          <w:kern w:val="0"/>
          <w:sz w:val="24"/>
          <w:szCs w:val="24"/>
          <w14:ligatures w14:val="none"/>
        </w:rPr>
        <w:t>Thalean</w:t>
      </w:r>
      <w:proofErr w:type="spellEnd"/>
      <w:r w:rsidRPr="00002F85">
        <w:rPr>
          <w:rFonts w:eastAsia="Times New Roman" w:cstheme="minorHAnsi"/>
          <w:kern w:val="0"/>
          <w:sz w:val="24"/>
          <w:szCs w:val="24"/>
          <w14:ligatures w14:val="none"/>
        </w:rPr>
        <w:t xml:space="preserve"> Intelligence traced the Caretaker’s last position,” he said, his voice lower now, “they intended to send a retrieval team.”</w:t>
      </w:r>
    </w:p>
    <w:p w14:paraId="0D5AFC93"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did not turn.</w:t>
      </w:r>
    </w:p>
    <w:p w14:paraId="76983B1D"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“Yes,” he said.</w:t>
      </w:r>
    </w:p>
    <w:p w14:paraId="4920ABB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“I directed them toward you instead.”</w:t>
      </w:r>
    </w:p>
    <w:p w14:paraId="05685FC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That earned a glance.</w:t>
      </w:r>
    </w:p>
    <w:p w14:paraId="102F1609"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Korrin gave a small shrug, still studying the water.</w:t>
      </w:r>
    </w:p>
    <w:p w14:paraId="796D0858"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“Sael was ambitious,” he said. “Intelligent. Capable. But she believes in systems. In levers. I was not certain what she would do if she arrived first.”</w:t>
      </w:r>
    </w:p>
    <w:p w14:paraId="66E61732"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paused.</w:t>
      </w:r>
    </w:p>
    <w:p w14:paraId="2414C37D"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“I am not certain I would have done any better.”</w:t>
      </w:r>
    </w:p>
    <w:p w14:paraId="4B9C6295"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took another drink.</w:t>
      </w:r>
    </w:p>
    <w:p w14:paraId="497ED59B"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lastRenderedPageBreak/>
        <w:t>“And me?”</w:t>
      </w:r>
    </w:p>
    <w:p w14:paraId="21D56F3B"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 corner of Korrin’s mouth moved faintly.</w:t>
      </w:r>
    </w:p>
    <w:p w14:paraId="1418EEB2"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“You,” he said, “have a history of doing the right thing for the wrong reasons. Or the wrong thing for the right ones.”</w:t>
      </w:r>
    </w:p>
    <w:p w14:paraId="1B89E85A"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Korrin stood.</w:t>
      </w:r>
    </w:p>
    <w:p w14:paraId="14A37554"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“You do the right thing,” he added. “Last time, I was wrong.”</w:t>
      </w:r>
    </w:p>
    <w:p w14:paraId="5DD8C692"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started back up the beach and was quickly swallowed by the dark.</w:t>
      </w:r>
    </w:p>
    <w:p w14:paraId="6046AB93"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listened to the surf and to the low roll of distant thunder.</w:t>
      </w:r>
    </w:p>
    <w:p w14:paraId="12310CC2"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Then Korrin’s voice carried back, nearly lost in the wind.</w:t>
      </w:r>
    </w:p>
    <w:p w14:paraId="7EC32698"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“But this time—”</w:t>
      </w:r>
    </w:p>
    <w:p w14:paraId="1FAC974C"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A pause.</w:t>
      </w:r>
    </w:p>
    <w:p w14:paraId="3B34FEAC"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“—this time I was right.”</w:t>
      </w:r>
    </w:p>
    <w:p w14:paraId="7B1AF1EF"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Mosby did not answer.</w:t>
      </w:r>
    </w:p>
    <w:p w14:paraId="53C05BC7" w14:textId="77777777" w:rsidR="00002F85" w:rsidRPr="00002F85" w:rsidRDefault="00002F85" w:rsidP="00002F85">
      <w:pPr>
        <w:spacing w:before="100" w:beforeAutospacing="1" w:after="100" w:afterAutospacing="1" w:line="240" w:lineRule="auto"/>
        <w:rPr>
          <w:rFonts w:eastAsia="Times New Roman" w:cstheme="minorHAnsi"/>
          <w:kern w:val="0"/>
          <w:sz w:val="24"/>
          <w:szCs w:val="24"/>
          <w14:ligatures w14:val="none"/>
        </w:rPr>
      </w:pPr>
      <w:r w:rsidRPr="00002F85">
        <w:rPr>
          <w:rFonts w:eastAsia="Times New Roman" w:cstheme="minorHAnsi"/>
          <w:kern w:val="0"/>
          <w:sz w:val="24"/>
          <w:szCs w:val="24"/>
          <w14:ligatures w14:val="none"/>
        </w:rPr>
        <w:t>He watched the storm advance across the water.</w:t>
      </w:r>
    </w:p>
    <w:p w14:paraId="2328EBED" w14:textId="0390267E" w:rsidR="008E7C30" w:rsidRPr="00303D85" w:rsidRDefault="00303D85">
      <w:pPr>
        <w:spacing w:before="100" w:beforeAutospacing="1" w:after="100" w:afterAutospacing="1" w:line="240" w:lineRule="auto"/>
        <w:rPr>
          <w:rFonts w:cstheme="minorHAnsi"/>
          <w:sz w:val="24"/>
          <w:szCs w:val="24"/>
        </w:rPr>
      </w:pPr>
      <w:r>
        <w:rPr>
          <w:rFonts w:cstheme="minorHAnsi"/>
          <w:sz w:val="24"/>
          <w:szCs w:val="24"/>
        </w:rPr>
        <w:t>The End.</w:t>
      </w:r>
    </w:p>
    <w:sectPr w:rsidR="008E7C30" w:rsidRPr="00303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B271A"/>
    <w:multiLevelType w:val="multilevel"/>
    <w:tmpl w:val="7CD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D772D"/>
    <w:multiLevelType w:val="multilevel"/>
    <w:tmpl w:val="863E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11D11"/>
    <w:multiLevelType w:val="multilevel"/>
    <w:tmpl w:val="90CC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FF1848"/>
    <w:multiLevelType w:val="multilevel"/>
    <w:tmpl w:val="6B0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223244">
    <w:abstractNumId w:val="2"/>
  </w:num>
  <w:num w:numId="2" w16cid:durableId="1365205868">
    <w:abstractNumId w:val="3"/>
  </w:num>
  <w:num w:numId="3" w16cid:durableId="560872512">
    <w:abstractNumId w:val="1"/>
  </w:num>
  <w:num w:numId="4" w16cid:durableId="58032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E0"/>
    <w:rsid w:val="00002F85"/>
    <w:rsid w:val="000065AC"/>
    <w:rsid w:val="00006BAE"/>
    <w:rsid w:val="00012962"/>
    <w:rsid w:val="00026CA7"/>
    <w:rsid w:val="00027572"/>
    <w:rsid w:val="000405C5"/>
    <w:rsid w:val="00042333"/>
    <w:rsid w:val="00044EC4"/>
    <w:rsid w:val="0006083C"/>
    <w:rsid w:val="00062A6E"/>
    <w:rsid w:val="00063D17"/>
    <w:rsid w:val="00067AD0"/>
    <w:rsid w:val="000837E1"/>
    <w:rsid w:val="00096206"/>
    <w:rsid w:val="00097BC8"/>
    <w:rsid w:val="000A0548"/>
    <w:rsid w:val="000A1A0F"/>
    <w:rsid w:val="000A32AE"/>
    <w:rsid w:val="000A418B"/>
    <w:rsid w:val="000A4D1D"/>
    <w:rsid w:val="000F5ED0"/>
    <w:rsid w:val="00105B1B"/>
    <w:rsid w:val="0010612F"/>
    <w:rsid w:val="00114643"/>
    <w:rsid w:val="001147C4"/>
    <w:rsid w:val="00114DB4"/>
    <w:rsid w:val="00131DC7"/>
    <w:rsid w:val="001542AD"/>
    <w:rsid w:val="00166F31"/>
    <w:rsid w:val="001715C8"/>
    <w:rsid w:val="00173F90"/>
    <w:rsid w:val="00180252"/>
    <w:rsid w:val="00191971"/>
    <w:rsid w:val="001A0733"/>
    <w:rsid w:val="001A2DE3"/>
    <w:rsid w:val="001B0E35"/>
    <w:rsid w:val="001B2942"/>
    <w:rsid w:val="001C30CB"/>
    <w:rsid w:val="001C37EC"/>
    <w:rsid w:val="001D1C5C"/>
    <w:rsid w:val="00211AAF"/>
    <w:rsid w:val="00222BBF"/>
    <w:rsid w:val="00244C0B"/>
    <w:rsid w:val="0025631A"/>
    <w:rsid w:val="00270C83"/>
    <w:rsid w:val="00276B11"/>
    <w:rsid w:val="00277585"/>
    <w:rsid w:val="00293BC6"/>
    <w:rsid w:val="002A0F46"/>
    <w:rsid w:val="002A2BF0"/>
    <w:rsid w:val="002B34C2"/>
    <w:rsid w:val="002B6FED"/>
    <w:rsid w:val="002D0D66"/>
    <w:rsid w:val="002D778F"/>
    <w:rsid w:val="002E7000"/>
    <w:rsid w:val="002E7225"/>
    <w:rsid w:val="002F57EA"/>
    <w:rsid w:val="00301D7A"/>
    <w:rsid w:val="00303D85"/>
    <w:rsid w:val="00312D55"/>
    <w:rsid w:val="00322133"/>
    <w:rsid w:val="003226D6"/>
    <w:rsid w:val="00326486"/>
    <w:rsid w:val="00326B59"/>
    <w:rsid w:val="00331A11"/>
    <w:rsid w:val="00331FBA"/>
    <w:rsid w:val="00335159"/>
    <w:rsid w:val="00337E53"/>
    <w:rsid w:val="00361197"/>
    <w:rsid w:val="00362E03"/>
    <w:rsid w:val="00364DAB"/>
    <w:rsid w:val="00365BDF"/>
    <w:rsid w:val="003772BD"/>
    <w:rsid w:val="00382E1C"/>
    <w:rsid w:val="003A46AD"/>
    <w:rsid w:val="003A489B"/>
    <w:rsid w:val="003B0BAA"/>
    <w:rsid w:val="003D0AA7"/>
    <w:rsid w:val="003D2DAF"/>
    <w:rsid w:val="003D3FC5"/>
    <w:rsid w:val="003E547C"/>
    <w:rsid w:val="003E651D"/>
    <w:rsid w:val="003F14C4"/>
    <w:rsid w:val="003F3960"/>
    <w:rsid w:val="003F4823"/>
    <w:rsid w:val="003F540F"/>
    <w:rsid w:val="003F7A34"/>
    <w:rsid w:val="00403420"/>
    <w:rsid w:val="00407A52"/>
    <w:rsid w:val="004174EB"/>
    <w:rsid w:val="004262EE"/>
    <w:rsid w:val="00441CC9"/>
    <w:rsid w:val="00475D5A"/>
    <w:rsid w:val="00483033"/>
    <w:rsid w:val="004960EA"/>
    <w:rsid w:val="00496F5F"/>
    <w:rsid w:val="004A1877"/>
    <w:rsid w:val="004A610C"/>
    <w:rsid w:val="004C1F97"/>
    <w:rsid w:val="004C55E9"/>
    <w:rsid w:val="004C78B8"/>
    <w:rsid w:val="004D77A3"/>
    <w:rsid w:val="004E0521"/>
    <w:rsid w:val="004E4076"/>
    <w:rsid w:val="004E6C06"/>
    <w:rsid w:val="004F62FA"/>
    <w:rsid w:val="005244F5"/>
    <w:rsid w:val="00525DB0"/>
    <w:rsid w:val="00527B5C"/>
    <w:rsid w:val="00532820"/>
    <w:rsid w:val="00563B90"/>
    <w:rsid w:val="00564F85"/>
    <w:rsid w:val="00574108"/>
    <w:rsid w:val="00587273"/>
    <w:rsid w:val="0059009B"/>
    <w:rsid w:val="00592E6C"/>
    <w:rsid w:val="005A3170"/>
    <w:rsid w:val="005A5F6D"/>
    <w:rsid w:val="005B712C"/>
    <w:rsid w:val="005D1ECE"/>
    <w:rsid w:val="005D7B66"/>
    <w:rsid w:val="00622C40"/>
    <w:rsid w:val="00623BF7"/>
    <w:rsid w:val="00626466"/>
    <w:rsid w:val="0062728E"/>
    <w:rsid w:val="00636D66"/>
    <w:rsid w:val="006371F9"/>
    <w:rsid w:val="006409E4"/>
    <w:rsid w:val="006425CE"/>
    <w:rsid w:val="00647F8E"/>
    <w:rsid w:val="0065751E"/>
    <w:rsid w:val="00670C40"/>
    <w:rsid w:val="00681595"/>
    <w:rsid w:val="006837D8"/>
    <w:rsid w:val="006A15CD"/>
    <w:rsid w:val="006A67EC"/>
    <w:rsid w:val="006B47CA"/>
    <w:rsid w:val="006E6B4D"/>
    <w:rsid w:val="007038BB"/>
    <w:rsid w:val="00705BC1"/>
    <w:rsid w:val="00715465"/>
    <w:rsid w:val="0072633F"/>
    <w:rsid w:val="00741931"/>
    <w:rsid w:val="00747B5A"/>
    <w:rsid w:val="0075463B"/>
    <w:rsid w:val="00756515"/>
    <w:rsid w:val="00756D4E"/>
    <w:rsid w:val="007734F8"/>
    <w:rsid w:val="007A2A89"/>
    <w:rsid w:val="007A5456"/>
    <w:rsid w:val="007B5DE1"/>
    <w:rsid w:val="007E2F8E"/>
    <w:rsid w:val="00801943"/>
    <w:rsid w:val="00816E86"/>
    <w:rsid w:val="00835595"/>
    <w:rsid w:val="0083669C"/>
    <w:rsid w:val="008378EB"/>
    <w:rsid w:val="0085126D"/>
    <w:rsid w:val="00852B25"/>
    <w:rsid w:val="0085661D"/>
    <w:rsid w:val="00862428"/>
    <w:rsid w:val="00865A82"/>
    <w:rsid w:val="00871A26"/>
    <w:rsid w:val="008747D6"/>
    <w:rsid w:val="00882BF4"/>
    <w:rsid w:val="008919CC"/>
    <w:rsid w:val="008958A7"/>
    <w:rsid w:val="008A2154"/>
    <w:rsid w:val="008A5CC6"/>
    <w:rsid w:val="008E7C30"/>
    <w:rsid w:val="0090127B"/>
    <w:rsid w:val="009026A2"/>
    <w:rsid w:val="00903950"/>
    <w:rsid w:val="00913BC8"/>
    <w:rsid w:val="00931A99"/>
    <w:rsid w:val="009375B3"/>
    <w:rsid w:val="00950E1E"/>
    <w:rsid w:val="00962A66"/>
    <w:rsid w:val="009736D8"/>
    <w:rsid w:val="00976EFE"/>
    <w:rsid w:val="009927D0"/>
    <w:rsid w:val="009A5F3D"/>
    <w:rsid w:val="009D11E7"/>
    <w:rsid w:val="009D47AC"/>
    <w:rsid w:val="009E44F7"/>
    <w:rsid w:val="00A3655E"/>
    <w:rsid w:val="00A403D3"/>
    <w:rsid w:val="00A4280A"/>
    <w:rsid w:val="00A4490E"/>
    <w:rsid w:val="00A54376"/>
    <w:rsid w:val="00A55177"/>
    <w:rsid w:val="00A7479F"/>
    <w:rsid w:val="00A750AF"/>
    <w:rsid w:val="00A76239"/>
    <w:rsid w:val="00A81062"/>
    <w:rsid w:val="00A870DF"/>
    <w:rsid w:val="00AB4F9B"/>
    <w:rsid w:val="00AC5624"/>
    <w:rsid w:val="00AC6908"/>
    <w:rsid w:val="00AE15F2"/>
    <w:rsid w:val="00AE3F4A"/>
    <w:rsid w:val="00AE5B88"/>
    <w:rsid w:val="00AE7BE2"/>
    <w:rsid w:val="00AF79DD"/>
    <w:rsid w:val="00AF7D4F"/>
    <w:rsid w:val="00B00DE1"/>
    <w:rsid w:val="00B01184"/>
    <w:rsid w:val="00B021C9"/>
    <w:rsid w:val="00B02DAD"/>
    <w:rsid w:val="00B07E32"/>
    <w:rsid w:val="00B156EC"/>
    <w:rsid w:val="00B209D4"/>
    <w:rsid w:val="00B23198"/>
    <w:rsid w:val="00B431A1"/>
    <w:rsid w:val="00B43E8F"/>
    <w:rsid w:val="00B72266"/>
    <w:rsid w:val="00B7372A"/>
    <w:rsid w:val="00B905EA"/>
    <w:rsid w:val="00BA0B19"/>
    <w:rsid w:val="00BA794E"/>
    <w:rsid w:val="00BB1577"/>
    <w:rsid w:val="00BB54D9"/>
    <w:rsid w:val="00BB6AE0"/>
    <w:rsid w:val="00BC16B9"/>
    <w:rsid w:val="00BE0876"/>
    <w:rsid w:val="00C035F7"/>
    <w:rsid w:val="00C20A2D"/>
    <w:rsid w:val="00C230B7"/>
    <w:rsid w:val="00C332F4"/>
    <w:rsid w:val="00C33DBB"/>
    <w:rsid w:val="00C34BF4"/>
    <w:rsid w:val="00C409DD"/>
    <w:rsid w:val="00C40FE2"/>
    <w:rsid w:val="00C50DEF"/>
    <w:rsid w:val="00C514AF"/>
    <w:rsid w:val="00C52B85"/>
    <w:rsid w:val="00C544AD"/>
    <w:rsid w:val="00C545C4"/>
    <w:rsid w:val="00C576E8"/>
    <w:rsid w:val="00C57857"/>
    <w:rsid w:val="00C66587"/>
    <w:rsid w:val="00C76080"/>
    <w:rsid w:val="00CB19CF"/>
    <w:rsid w:val="00CB3E8C"/>
    <w:rsid w:val="00CC368F"/>
    <w:rsid w:val="00CC5BA0"/>
    <w:rsid w:val="00CD63AC"/>
    <w:rsid w:val="00CE7F9C"/>
    <w:rsid w:val="00D11247"/>
    <w:rsid w:val="00D1134D"/>
    <w:rsid w:val="00D2065D"/>
    <w:rsid w:val="00D264D4"/>
    <w:rsid w:val="00D300C2"/>
    <w:rsid w:val="00D5291A"/>
    <w:rsid w:val="00D56CFB"/>
    <w:rsid w:val="00D6757B"/>
    <w:rsid w:val="00D82ED9"/>
    <w:rsid w:val="00D87462"/>
    <w:rsid w:val="00DB63C9"/>
    <w:rsid w:val="00DC7B2D"/>
    <w:rsid w:val="00DF68FE"/>
    <w:rsid w:val="00E038A7"/>
    <w:rsid w:val="00E441C1"/>
    <w:rsid w:val="00E62F03"/>
    <w:rsid w:val="00E76A1A"/>
    <w:rsid w:val="00E8438F"/>
    <w:rsid w:val="00E9036D"/>
    <w:rsid w:val="00E95387"/>
    <w:rsid w:val="00E95AFF"/>
    <w:rsid w:val="00EA0CFE"/>
    <w:rsid w:val="00EB31CC"/>
    <w:rsid w:val="00EB6791"/>
    <w:rsid w:val="00EE4E40"/>
    <w:rsid w:val="00EF1C55"/>
    <w:rsid w:val="00F03033"/>
    <w:rsid w:val="00F30AE1"/>
    <w:rsid w:val="00F32A7E"/>
    <w:rsid w:val="00F34D09"/>
    <w:rsid w:val="00F40F73"/>
    <w:rsid w:val="00F5682E"/>
    <w:rsid w:val="00F6022D"/>
    <w:rsid w:val="00F61F2E"/>
    <w:rsid w:val="00F7395F"/>
    <w:rsid w:val="00F73F08"/>
    <w:rsid w:val="00F85851"/>
    <w:rsid w:val="00F870BC"/>
    <w:rsid w:val="00F93999"/>
    <w:rsid w:val="00FA7E16"/>
    <w:rsid w:val="00FB2974"/>
    <w:rsid w:val="00FC2CB1"/>
    <w:rsid w:val="00FC70E5"/>
    <w:rsid w:val="00FD0990"/>
    <w:rsid w:val="00FF3030"/>
    <w:rsid w:val="00FF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0CC44"/>
  <w15:chartTrackingRefBased/>
  <w15:docId w15:val="{0CE61EDD-1AB7-40F8-969C-D3E82DE6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AE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B6AE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B6AE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B6AE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B6AE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B6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E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B6AE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B6AE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B6AE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B6AE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B6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E0"/>
    <w:rPr>
      <w:rFonts w:eastAsiaTheme="majorEastAsia" w:cstheme="majorBidi"/>
      <w:color w:val="272727" w:themeColor="text1" w:themeTint="D8"/>
    </w:rPr>
  </w:style>
  <w:style w:type="paragraph" w:styleId="Title">
    <w:name w:val="Title"/>
    <w:basedOn w:val="Normal"/>
    <w:next w:val="Normal"/>
    <w:link w:val="TitleChar"/>
    <w:uiPriority w:val="10"/>
    <w:qFormat/>
    <w:rsid w:val="00BB6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6AE0"/>
    <w:rPr>
      <w:i/>
      <w:iCs/>
      <w:color w:val="404040" w:themeColor="text1" w:themeTint="BF"/>
    </w:rPr>
  </w:style>
  <w:style w:type="paragraph" w:styleId="ListParagraph">
    <w:name w:val="List Paragraph"/>
    <w:basedOn w:val="Normal"/>
    <w:uiPriority w:val="34"/>
    <w:qFormat/>
    <w:rsid w:val="00BB6AE0"/>
    <w:pPr>
      <w:ind w:left="720"/>
      <w:contextualSpacing/>
    </w:pPr>
  </w:style>
  <w:style w:type="character" w:styleId="IntenseEmphasis">
    <w:name w:val="Intense Emphasis"/>
    <w:basedOn w:val="DefaultParagraphFont"/>
    <w:uiPriority w:val="21"/>
    <w:qFormat/>
    <w:rsid w:val="00BB6AE0"/>
    <w:rPr>
      <w:i/>
      <w:iCs/>
      <w:color w:val="365F91" w:themeColor="accent1" w:themeShade="BF"/>
    </w:rPr>
  </w:style>
  <w:style w:type="paragraph" w:styleId="IntenseQuote">
    <w:name w:val="Intense Quote"/>
    <w:basedOn w:val="Normal"/>
    <w:next w:val="Normal"/>
    <w:link w:val="IntenseQuoteChar"/>
    <w:uiPriority w:val="30"/>
    <w:qFormat/>
    <w:rsid w:val="00BB6AE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6AE0"/>
    <w:rPr>
      <w:i/>
      <w:iCs/>
      <w:color w:val="365F91" w:themeColor="accent1" w:themeShade="BF"/>
    </w:rPr>
  </w:style>
  <w:style w:type="character" w:styleId="IntenseReference">
    <w:name w:val="Intense Reference"/>
    <w:basedOn w:val="DefaultParagraphFont"/>
    <w:uiPriority w:val="32"/>
    <w:qFormat/>
    <w:rsid w:val="00BB6AE0"/>
    <w:rPr>
      <w:b/>
      <w:bCs/>
      <w:smallCaps/>
      <w:color w:val="365F91" w:themeColor="accent1" w:themeShade="BF"/>
      <w:spacing w:val="5"/>
    </w:rPr>
  </w:style>
  <w:style w:type="paragraph" w:styleId="NormalWeb">
    <w:name w:val="Normal (Web)"/>
    <w:basedOn w:val="Normal"/>
    <w:uiPriority w:val="99"/>
    <w:unhideWhenUsed/>
    <w:rsid w:val="00816E8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816E86"/>
    <w:rPr>
      <w:i/>
      <w:iCs/>
    </w:rPr>
  </w:style>
  <w:style w:type="character" w:styleId="CommentReference">
    <w:name w:val="annotation reference"/>
    <w:basedOn w:val="DefaultParagraphFont"/>
    <w:uiPriority w:val="99"/>
    <w:semiHidden/>
    <w:unhideWhenUsed/>
    <w:rsid w:val="00801943"/>
    <w:rPr>
      <w:sz w:val="16"/>
      <w:szCs w:val="16"/>
    </w:rPr>
  </w:style>
  <w:style w:type="paragraph" w:styleId="CommentText">
    <w:name w:val="annotation text"/>
    <w:basedOn w:val="Normal"/>
    <w:link w:val="CommentTextChar"/>
    <w:uiPriority w:val="99"/>
    <w:semiHidden/>
    <w:unhideWhenUsed/>
    <w:rsid w:val="00801943"/>
    <w:pPr>
      <w:spacing w:line="240" w:lineRule="auto"/>
    </w:pPr>
    <w:rPr>
      <w:sz w:val="20"/>
      <w:szCs w:val="20"/>
    </w:rPr>
  </w:style>
  <w:style w:type="character" w:customStyle="1" w:styleId="CommentTextChar">
    <w:name w:val="Comment Text Char"/>
    <w:basedOn w:val="DefaultParagraphFont"/>
    <w:link w:val="CommentText"/>
    <w:uiPriority w:val="99"/>
    <w:semiHidden/>
    <w:rsid w:val="00801943"/>
    <w:rPr>
      <w:sz w:val="20"/>
      <w:szCs w:val="20"/>
    </w:rPr>
  </w:style>
  <w:style w:type="paragraph" w:styleId="CommentSubject">
    <w:name w:val="annotation subject"/>
    <w:basedOn w:val="CommentText"/>
    <w:next w:val="CommentText"/>
    <w:link w:val="CommentSubjectChar"/>
    <w:uiPriority w:val="99"/>
    <w:semiHidden/>
    <w:unhideWhenUsed/>
    <w:rsid w:val="00801943"/>
    <w:rPr>
      <w:b/>
      <w:bCs/>
    </w:rPr>
  </w:style>
  <w:style w:type="character" w:customStyle="1" w:styleId="CommentSubjectChar">
    <w:name w:val="Comment Subject Char"/>
    <w:basedOn w:val="CommentTextChar"/>
    <w:link w:val="CommentSubject"/>
    <w:uiPriority w:val="99"/>
    <w:semiHidden/>
    <w:rsid w:val="00801943"/>
    <w:rPr>
      <w:b/>
      <w:bCs/>
      <w:sz w:val="20"/>
      <w:szCs w:val="20"/>
    </w:rPr>
  </w:style>
  <w:style w:type="character" w:styleId="Strong">
    <w:name w:val="Strong"/>
    <w:basedOn w:val="DefaultParagraphFont"/>
    <w:uiPriority w:val="22"/>
    <w:qFormat/>
    <w:rsid w:val="00EE4E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9556F-C684-42E8-9EF4-E3BB675F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10995</TotalTime>
  <Pages>257</Pages>
  <Words>61772</Words>
  <Characters>312571</Characters>
  <Application>Microsoft Office Word</Application>
  <DocSecurity>0</DocSecurity>
  <Lines>6650</Lines>
  <Paragraphs>5425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McDowell</dc:creator>
  <cp:keywords/>
  <dc:description/>
  <cp:lastModifiedBy>Tyler McDowell</cp:lastModifiedBy>
  <cp:revision>9</cp:revision>
  <cp:lastPrinted>2026-02-14T16:36:00Z</cp:lastPrinted>
  <dcterms:created xsi:type="dcterms:W3CDTF">2026-02-05T16:30:00Z</dcterms:created>
  <dcterms:modified xsi:type="dcterms:W3CDTF">2026-02-15T18:33:00Z</dcterms:modified>
</cp:coreProperties>
</file>